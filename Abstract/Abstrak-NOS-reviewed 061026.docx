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895AE" w14:textId="77777777" w:rsidR="00C86B1E" w:rsidRDefault="00000000">
      <w:pPr>
        <w:spacing w:after="360"/>
        <w:jc w:val="center"/>
      </w:pPr>
      <w:commentRangeStart w:id="0"/>
      <w:r>
        <w:rPr>
          <w:rFonts w:cs="Times New Roman"/>
          <w:b/>
        </w:rPr>
        <w:t xml:space="preserve">L-MOMENT BASED </w:t>
      </w:r>
      <w:commentRangeEnd w:id="0"/>
      <w:r w:rsidR="00F63FB1">
        <w:rPr>
          <w:rStyle w:val="CommentReference"/>
        </w:rPr>
        <w:commentReference w:id="0"/>
      </w:r>
      <w:r>
        <w:rPr>
          <w:rFonts w:cs="Times New Roman"/>
          <w:b/>
        </w:rPr>
        <w:t>FLOOD FREQUENCY MODELLING OF ANNUAL MAXIMUM AND DAILY RAINFALL DATA IN TERENGGANU</w:t>
      </w:r>
    </w:p>
    <w:p w14:paraId="11B32DD3" w14:textId="77777777" w:rsidR="00C86B1E" w:rsidRDefault="00000000">
      <w:pPr>
        <w:spacing w:after="360"/>
        <w:jc w:val="center"/>
      </w:pPr>
      <w:r>
        <w:rPr>
          <w:rFonts w:cs="Times New Roman"/>
          <w:b/>
        </w:rPr>
        <w:t>ABSTRACT</w:t>
      </w:r>
    </w:p>
    <w:p w14:paraId="21F1A3A3" w14:textId="241A0D07" w:rsidR="00C86B1E" w:rsidRDefault="00000000">
      <w:pPr>
        <w:spacing w:after="0"/>
        <w:jc w:val="both"/>
      </w:pPr>
      <w:r>
        <w:rPr>
          <w:rFonts w:cs="Times New Roman"/>
          <w:b/>
        </w:rPr>
        <w:t>Introduction:</w:t>
      </w:r>
      <w:r>
        <w:rPr>
          <w:rFonts w:cs="Times New Roman"/>
        </w:rPr>
        <w:t xml:space="preserve"> Flood frequency analysis is essential for water resource management, hydraulic infrastructure design, and disaster risk reduction, particularly in tropical regions prone to recurrent monsoon floods. Conventional flood frequency analysis relies primarily on the Annual Maximum Series (AMS) framework paired with standard probability distributions formulated for temperate regions. In tropical monsoon climates such as Terengganu, Malaysia, this conventional approach causes information loss by discarding other extreme rainfall events occurring within the same year. </w:t>
      </w:r>
      <w:commentRangeStart w:id="1"/>
      <w:r>
        <w:rPr>
          <w:rFonts w:cs="Times New Roman"/>
        </w:rPr>
        <w:t>Furthermore, standard distributions fail to model such intense tropical storms</w:t>
      </w:r>
      <w:commentRangeEnd w:id="1"/>
      <w:r w:rsidR="00F63FB1">
        <w:rPr>
          <w:rStyle w:val="CommentReference"/>
        </w:rPr>
        <w:commentReference w:id="1"/>
      </w:r>
      <w:r>
        <w:rPr>
          <w:rFonts w:cs="Times New Roman"/>
        </w:rPr>
        <w:t xml:space="preserve">. </w:t>
      </w:r>
      <w:commentRangeStart w:id="2"/>
      <w:r>
        <w:rPr>
          <w:rFonts w:cs="Times New Roman"/>
        </w:rPr>
        <w:t>Consequently, this study applies the robust L-moments method to address these limitations by comparing the traditional AMS approach with Complete Time-series Analysis (CTA) using daily rainfall data across 20 hydrological stations in Terengganu.</w:t>
      </w:r>
      <w:commentRangeEnd w:id="2"/>
      <w:r w:rsidR="00F63FB1">
        <w:rPr>
          <w:rStyle w:val="CommentReference"/>
        </w:rPr>
        <w:commentReference w:id="2"/>
      </w:r>
      <w:r>
        <w:rPr>
          <w:rFonts w:cs="Times New Roman"/>
        </w:rPr>
        <w:t xml:space="preserve"> </w:t>
      </w:r>
      <w:r>
        <w:rPr>
          <w:rFonts w:cs="Times New Roman"/>
          <w:b/>
        </w:rPr>
        <w:t>Methodology:</w:t>
      </w:r>
      <w:r>
        <w:rPr>
          <w:rFonts w:cs="Times New Roman"/>
        </w:rPr>
        <w:t xml:space="preserve"> The research procedure involved four phases. First, daily rainfall datasets from 20 gauging stations </w:t>
      </w:r>
      <w:ins w:id="3" w:author="Amani Zakaria" w:date="2026-10-06T12:51:00Z">
        <w:r w:rsidR="006658C7">
          <w:rPr>
            <w:rFonts w:cs="Times New Roman"/>
          </w:rPr>
          <w:t xml:space="preserve">in Terengganu </w:t>
        </w:r>
      </w:ins>
      <w:r>
        <w:rPr>
          <w:rFonts w:cs="Times New Roman"/>
        </w:rPr>
        <w:t xml:space="preserve">were compiled and processed into both AMS and </w:t>
      </w:r>
      <w:commentRangeStart w:id="4"/>
      <w:r>
        <w:rPr>
          <w:rFonts w:cs="Times New Roman"/>
        </w:rPr>
        <w:t xml:space="preserve">full daily time-series </w:t>
      </w:r>
      <w:commentRangeEnd w:id="4"/>
      <w:r w:rsidR="006658C7">
        <w:rPr>
          <w:rStyle w:val="CommentReference"/>
        </w:rPr>
        <w:commentReference w:id="4"/>
      </w:r>
      <w:del w:id="5" w:author="Amani Zakaria" w:date="2026-10-06T12:57:00Z">
        <w:r w:rsidDel="006658C7">
          <w:rPr>
            <w:rFonts w:cs="Times New Roman"/>
          </w:rPr>
          <w:delText>records</w:delText>
        </w:r>
      </w:del>
      <w:ins w:id="6" w:author="Amani Zakaria" w:date="2026-10-06T12:57:00Z">
        <w:r w:rsidR="006658C7">
          <w:rPr>
            <w:rFonts w:cs="Times New Roman"/>
          </w:rPr>
          <w:t xml:space="preserve"> datasets</w:t>
        </w:r>
      </w:ins>
      <w:r>
        <w:rPr>
          <w:rFonts w:cs="Times New Roman"/>
        </w:rPr>
        <w:t>. Second, sample L-moments (λ₁, λ₂) and L-moment ratios</w:t>
      </w:r>
      <w:ins w:id="7" w:author="Amani Zakaria" w:date="2026-10-06T12:58:00Z">
        <w:r w:rsidR="006658C7">
          <w:rPr>
            <w:rFonts w:cs="Times New Roman"/>
          </w:rPr>
          <w:t xml:space="preserve">, namely </w:t>
        </w:r>
      </w:ins>
      <w:del w:id="8" w:author="Amani Zakaria" w:date="2026-10-06T12:58:00Z">
        <w:r w:rsidDel="006658C7">
          <w:rPr>
            <w:rFonts w:cs="Times New Roman"/>
          </w:rPr>
          <w:delText xml:space="preserve"> (</w:delText>
        </w:r>
      </w:del>
      <w:r>
        <w:rPr>
          <w:rFonts w:cs="Times New Roman"/>
        </w:rPr>
        <w:t xml:space="preserve">L-skewness </w:t>
      </w:r>
      <w:ins w:id="9" w:author="Amani Zakaria" w:date="2026-10-06T12:58:00Z">
        <w:r w:rsidR="006658C7">
          <w:rPr>
            <w:rFonts w:cs="Times New Roman"/>
          </w:rPr>
          <w:t>(</w:t>
        </w:r>
      </w:ins>
      <w:r>
        <w:rPr>
          <w:rFonts w:cs="Times New Roman"/>
        </w:rPr>
        <w:t>τ₃</w:t>
      </w:r>
      <w:ins w:id="10" w:author="Amani Zakaria" w:date="2026-10-06T12:58:00Z">
        <w:r w:rsidR="006658C7">
          <w:rPr>
            <w:rFonts w:cs="Times New Roman"/>
          </w:rPr>
          <w:t>)</w:t>
        </w:r>
      </w:ins>
      <w:r>
        <w:rPr>
          <w:rFonts w:cs="Times New Roman"/>
        </w:rPr>
        <w:t xml:space="preserve"> and L-kurtosis </w:t>
      </w:r>
      <w:ins w:id="11" w:author="Amani Zakaria" w:date="2026-10-06T12:58:00Z">
        <w:r w:rsidR="006658C7">
          <w:rPr>
            <w:rFonts w:cs="Times New Roman"/>
          </w:rPr>
          <w:t>(</w:t>
        </w:r>
      </w:ins>
      <w:r>
        <w:rPr>
          <w:rFonts w:cs="Times New Roman"/>
        </w:rPr>
        <w:t xml:space="preserve">τ₄) were computed to characterize </w:t>
      </w:r>
      <w:ins w:id="12" w:author="Amani Zakaria" w:date="2026-10-06T12:58:00Z">
        <w:r w:rsidR="006658C7">
          <w:rPr>
            <w:rFonts w:cs="Times New Roman"/>
          </w:rPr>
          <w:t xml:space="preserve">the </w:t>
        </w:r>
      </w:ins>
      <w:r>
        <w:rPr>
          <w:rFonts w:cs="Times New Roman"/>
        </w:rPr>
        <w:t xml:space="preserve">regional data properties. Third, </w:t>
      </w:r>
      <w:ins w:id="13" w:author="Amani Zakaria" w:date="2026-10-06T12:58:00Z">
        <w:r w:rsidR="006658C7">
          <w:rPr>
            <w:rFonts w:cs="Times New Roman"/>
          </w:rPr>
          <w:t xml:space="preserve">the </w:t>
        </w:r>
      </w:ins>
      <w:r>
        <w:rPr>
          <w:rFonts w:cs="Times New Roman"/>
        </w:rPr>
        <w:t xml:space="preserve">parameters for nine candidate probability distributions (Gumbel, Normal, Exponential, Generalized Extreme Value, Generalized Logistic, Generalized Normal, Generalized Pareto, Pearson Type III, and 4-Parameter Kappa) were estimated using L-moments. Distribution fit was evaluated using the Mean Absolute Deviation Index (MADI) and Mean Squared Deviation Index (MSDI) against </w:t>
      </w:r>
      <w:proofErr w:type="spellStart"/>
      <w:r>
        <w:rPr>
          <w:rFonts w:cs="Times New Roman"/>
        </w:rPr>
        <w:t>Gringorten</w:t>
      </w:r>
      <w:proofErr w:type="spellEnd"/>
      <w:r>
        <w:rPr>
          <w:rFonts w:cs="Times New Roman"/>
        </w:rPr>
        <w:t xml:space="preserve"> plotting positions. Finally, design rainfall quantiles were estimated for return periods </w:t>
      </w:r>
      <w:del w:id="14" w:author="Amani Zakaria" w:date="2026-10-06T13:01:00Z">
        <w:r w:rsidDel="00295952">
          <w:rPr>
            <w:rFonts w:cs="Times New Roman"/>
          </w:rPr>
          <w:delText xml:space="preserve">between </w:delText>
        </w:r>
      </w:del>
      <w:ins w:id="15" w:author="Amani Zakaria" w:date="2026-10-06T13:01:00Z">
        <w:r w:rsidR="00295952">
          <w:rPr>
            <w:rFonts w:cs="Times New Roman"/>
          </w:rPr>
          <w:t xml:space="preserve">ranging from </w:t>
        </w:r>
      </w:ins>
      <w:r>
        <w:rPr>
          <w:rFonts w:cs="Times New Roman"/>
        </w:rPr>
        <w:t xml:space="preserve">2 </w:t>
      </w:r>
      <w:ins w:id="16" w:author="Amani Zakaria" w:date="2026-10-06T13:01:00Z">
        <w:r w:rsidR="00295952">
          <w:rPr>
            <w:rFonts w:cs="Times New Roman"/>
          </w:rPr>
          <w:t xml:space="preserve">to </w:t>
        </w:r>
      </w:ins>
      <w:del w:id="17" w:author="Amani Zakaria" w:date="2026-10-06T13:01:00Z">
        <w:r w:rsidDel="00295952">
          <w:rPr>
            <w:rFonts w:cs="Times New Roman"/>
          </w:rPr>
          <w:delText>and</w:delText>
        </w:r>
      </w:del>
      <w:r>
        <w:rPr>
          <w:rFonts w:cs="Times New Roman"/>
        </w:rPr>
        <w:t xml:space="preserve"> 100 years, and an overestimation factor was formulated to quantify the </w:t>
      </w:r>
      <w:ins w:id="18" w:author="Amani Zakaria" w:date="2026-10-06T13:02:00Z">
        <w:r w:rsidR="00295952">
          <w:rPr>
            <w:rFonts w:cs="Times New Roman"/>
          </w:rPr>
          <w:t xml:space="preserve">difference in </w:t>
        </w:r>
      </w:ins>
      <w:r>
        <w:rPr>
          <w:rFonts w:cs="Times New Roman"/>
        </w:rPr>
        <w:t xml:space="preserve">recurrence </w:t>
      </w:r>
      <w:del w:id="19" w:author="Amani Zakaria" w:date="2026-10-06T13:02:00Z">
        <w:r w:rsidDel="00295952">
          <w:rPr>
            <w:rFonts w:cs="Times New Roman"/>
          </w:rPr>
          <w:delText xml:space="preserve">bias </w:delText>
        </w:r>
      </w:del>
      <w:ins w:id="20" w:author="Amani Zakaria" w:date="2026-10-06T13:02:00Z">
        <w:r w:rsidR="00295952">
          <w:rPr>
            <w:rFonts w:cs="Times New Roman"/>
          </w:rPr>
          <w:t xml:space="preserve">estimates </w:t>
        </w:r>
      </w:ins>
      <w:r>
        <w:rPr>
          <w:rFonts w:cs="Times New Roman"/>
        </w:rPr>
        <w:t xml:space="preserve">between </w:t>
      </w:r>
      <w:ins w:id="21" w:author="Amani Zakaria" w:date="2026-10-06T13:02:00Z">
        <w:r w:rsidR="00295952">
          <w:rPr>
            <w:rFonts w:cs="Times New Roman"/>
          </w:rPr>
          <w:t xml:space="preserve">the </w:t>
        </w:r>
      </w:ins>
      <w:r>
        <w:rPr>
          <w:rFonts w:cs="Times New Roman"/>
        </w:rPr>
        <w:t xml:space="preserve">AMS and </w:t>
      </w:r>
      <w:commentRangeStart w:id="22"/>
      <w:r>
        <w:rPr>
          <w:rFonts w:cs="Times New Roman"/>
        </w:rPr>
        <w:t>daily rainfall series</w:t>
      </w:r>
      <w:commentRangeEnd w:id="22"/>
      <w:r w:rsidR="006658C7">
        <w:rPr>
          <w:rStyle w:val="CommentReference"/>
        </w:rPr>
        <w:commentReference w:id="22"/>
      </w:r>
      <w:r>
        <w:rPr>
          <w:rFonts w:cs="Times New Roman"/>
        </w:rPr>
        <w:t xml:space="preserve">. </w:t>
      </w:r>
      <w:r>
        <w:rPr>
          <w:rFonts w:cs="Times New Roman"/>
          <w:b/>
        </w:rPr>
        <w:t>Results:</w:t>
      </w:r>
      <w:r>
        <w:rPr>
          <w:rFonts w:cs="Times New Roman"/>
        </w:rPr>
        <w:t xml:space="preserve"> The empirical analysis demonstrated that the 4-Parameter Kappa distribution provided the optimal fit across both datasets, </w:t>
      </w:r>
      <w:del w:id="23" w:author="Amani Zakaria" w:date="2026-10-06T13:03:00Z">
        <w:r w:rsidDel="00295952">
          <w:rPr>
            <w:rFonts w:cs="Times New Roman"/>
          </w:rPr>
          <w:delText xml:space="preserve">yielding </w:delText>
        </w:r>
      </w:del>
      <w:ins w:id="24" w:author="Amani Zakaria" w:date="2026-10-06T13:03:00Z">
        <w:r w:rsidR="00295952">
          <w:rPr>
            <w:rFonts w:cs="Times New Roman"/>
          </w:rPr>
          <w:t xml:space="preserve">achieving </w:t>
        </w:r>
      </w:ins>
      <w:r>
        <w:rPr>
          <w:rFonts w:cs="Times New Roman"/>
        </w:rPr>
        <w:t xml:space="preserve">the best fit for 40% of AMS stations and 100% of </w:t>
      </w:r>
      <w:commentRangeStart w:id="25"/>
      <w:r>
        <w:rPr>
          <w:rFonts w:cs="Times New Roman"/>
        </w:rPr>
        <w:t>daily stations</w:t>
      </w:r>
      <w:commentRangeEnd w:id="25"/>
      <w:r w:rsidR="006658C7">
        <w:rPr>
          <w:rStyle w:val="CommentReference"/>
        </w:rPr>
        <w:commentReference w:id="25"/>
      </w:r>
      <w:r>
        <w:rPr>
          <w:rFonts w:cs="Times New Roman"/>
        </w:rPr>
        <w:t xml:space="preserve">, </w:t>
      </w:r>
      <w:del w:id="26" w:author="Amani Zakaria" w:date="2026-10-06T13:04:00Z">
        <w:r w:rsidDel="00295952">
          <w:rPr>
            <w:rFonts w:cs="Times New Roman"/>
          </w:rPr>
          <w:delText xml:space="preserve">which confirms </w:delText>
        </w:r>
      </w:del>
      <w:ins w:id="27" w:author="Amani Zakaria" w:date="2026-10-06T13:04:00Z">
        <w:r w:rsidR="00295952">
          <w:rPr>
            <w:rFonts w:cs="Times New Roman"/>
          </w:rPr>
          <w:t xml:space="preserve">confirming </w:t>
        </w:r>
      </w:ins>
      <w:r>
        <w:rPr>
          <w:rFonts w:cs="Times New Roman"/>
        </w:rPr>
        <w:t xml:space="preserve">its suitability for skewed tropical rainfall. </w:t>
      </w:r>
      <w:commentRangeStart w:id="28"/>
      <w:r>
        <w:rPr>
          <w:rFonts w:cs="Times New Roman"/>
        </w:rPr>
        <w:t xml:space="preserve">Daily rainfall records </w:t>
      </w:r>
      <w:commentRangeEnd w:id="28"/>
      <w:r w:rsidR="006658C7">
        <w:rPr>
          <w:rStyle w:val="CommentReference"/>
        </w:rPr>
        <w:commentReference w:id="28"/>
      </w:r>
      <w:r>
        <w:rPr>
          <w:rFonts w:cs="Times New Roman"/>
        </w:rPr>
        <w:t xml:space="preserve">exhibited higher L-skewness (τ₃ ≈ 0.47–0.55) relative to the AMS series, confirming positive skewness that standard models underestimate. The </w:t>
      </w:r>
      <w:del w:id="29" w:author="Amani Zakaria" w:date="2026-10-06T12:55:00Z">
        <w:r w:rsidDel="006658C7">
          <w:rPr>
            <w:rFonts w:cs="Times New Roman"/>
          </w:rPr>
          <w:delText xml:space="preserve">traditional </w:delText>
        </w:r>
      </w:del>
      <w:ins w:id="30" w:author="Amani Zakaria" w:date="2026-10-06T12:56:00Z">
        <w:r w:rsidR="006658C7">
          <w:rPr>
            <w:rFonts w:cs="Times New Roman"/>
          </w:rPr>
          <w:t xml:space="preserve">conventional </w:t>
        </w:r>
      </w:ins>
      <w:r>
        <w:rPr>
          <w:rFonts w:cs="Times New Roman"/>
        </w:rPr>
        <w:t xml:space="preserve">AMS approach exhibited systematic overestimation of return periods, </w:t>
      </w:r>
      <w:del w:id="31" w:author="Amani Zakaria" w:date="2026-10-06T13:07:00Z">
        <w:r w:rsidDel="00295952">
          <w:rPr>
            <w:rFonts w:cs="Times New Roman"/>
          </w:rPr>
          <w:delText xml:space="preserve">yielding </w:delText>
        </w:r>
      </w:del>
      <w:ins w:id="32" w:author="Amani Zakaria" w:date="2026-10-06T13:07:00Z">
        <w:r w:rsidR="00295952">
          <w:rPr>
            <w:rFonts w:cs="Times New Roman"/>
          </w:rPr>
          <w:t xml:space="preserve">with </w:t>
        </w:r>
      </w:ins>
      <w:r>
        <w:rPr>
          <w:rFonts w:cs="Times New Roman"/>
        </w:rPr>
        <w:t xml:space="preserve">an average overestimation factor of 8.50 at the 99th percentile relative to </w:t>
      </w:r>
      <w:ins w:id="33" w:author="Amani Zakaria" w:date="2026-10-06T13:08:00Z">
        <w:r w:rsidR="00295952">
          <w:rPr>
            <w:rFonts w:cs="Times New Roman"/>
          </w:rPr>
          <w:t xml:space="preserve">the </w:t>
        </w:r>
      </w:ins>
      <w:r>
        <w:rPr>
          <w:rFonts w:cs="Times New Roman"/>
        </w:rPr>
        <w:t xml:space="preserve">daily rainfall data. This discrepancy </w:t>
      </w:r>
      <w:del w:id="34" w:author="Amani Zakaria" w:date="2026-10-06T13:08:00Z">
        <w:r w:rsidDel="00295952">
          <w:rPr>
            <w:rFonts w:cs="Times New Roman"/>
          </w:rPr>
          <w:delText xml:space="preserve">demonstrates </w:delText>
        </w:r>
      </w:del>
      <w:ins w:id="35" w:author="Amani Zakaria" w:date="2026-10-06T13:08:00Z">
        <w:r w:rsidR="00295952">
          <w:rPr>
            <w:rFonts w:cs="Times New Roman"/>
          </w:rPr>
          <w:t xml:space="preserve">indicates </w:t>
        </w:r>
      </w:ins>
      <w:r>
        <w:rPr>
          <w:rFonts w:cs="Times New Roman"/>
        </w:rPr>
        <w:t xml:space="preserve">that an extreme rainfall event classified under AMS as a 1-year recurrence event occurs approximately every 43 days when evaluated using complete daily observations. </w:t>
      </w:r>
      <w:r>
        <w:rPr>
          <w:rFonts w:cs="Times New Roman"/>
          <w:b/>
        </w:rPr>
        <w:t>Conclusion:</w:t>
      </w:r>
      <w:r>
        <w:rPr>
          <w:rFonts w:cs="Times New Roman"/>
        </w:rPr>
        <w:t xml:space="preserve"> </w:t>
      </w:r>
      <w:commentRangeStart w:id="36"/>
      <w:r>
        <w:rPr>
          <w:rFonts w:cs="Times New Roman"/>
        </w:rPr>
        <w:t xml:space="preserve">The findings demonstrate that </w:t>
      </w:r>
      <w:del w:id="37" w:author="Amani Zakaria" w:date="2026-10-06T12:56:00Z">
        <w:r w:rsidDel="006658C7">
          <w:rPr>
            <w:rFonts w:cs="Times New Roman"/>
          </w:rPr>
          <w:delText xml:space="preserve">traditional </w:delText>
        </w:r>
      </w:del>
      <w:ins w:id="38" w:author="Amani Zakaria" w:date="2026-10-06T12:56:00Z">
        <w:r w:rsidR="006658C7">
          <w:rPr>
            <w:rFonts w:cs="Times New Roman"/>
          </w:rPr>
          <w:t xml:space="preserve">conventional </w:t>
        </w:r>
      </w:ins>
      <w:r>
        <w:rPr>
          <w:rFonts w:cs="Times New Roman"/>
        </w:rPr>
        <w:t xml:space="preserve">AMS approaches misjudge the recurrence frequency of extreme rainfall in tropical environments due to annual data reduction. </w:t>
      </w:r>
      <w:commentRangeEnd w:id="36"/>
      <w:r w:rsidR="00C931BF">
        <w:rPr>
          <w:rStyle w:val="CommentReference"/>
        </w:rPr>
        <w:commentReference w:id="36"/>
      </w:r>
      <w:r>
        <w:rPr>
          <w:rFonts w:cs="Times New Roman"/>
        </w:rPr>
        <w:t>Flood frequency analysis in tropical monsoon regions</w:t>
      </w:r>
      <w:ins w:id="39" w:author="Amani Zakaria" w:date="2026-10-06T13:12:00Z">
        <w:r w:rsidR="00C931BF">
          <w:rPr>
            <w:rFonts w:cs="Times New Roman"/>
          </w:rPr>
          <w:t xml:space="preserve"> can be</w:t>
        </w:r>
      </w:ins>
      <w:ins w:id="40" w:author="Amani Zakaria" w:date="2026-10-06T13:13:00Z">
        <w:r w:rsidR="00C931BF">
          <w:rPr>
            <w:rFonts w:cs="Times New Roman"/>
          </w:rPr>
          <w:t xml:space="preserve"> improved</w:t>
        </w:r>
      </w:ins>
      <w:r>
        <w:rPr>
          <w:rFonts w:cs="Times New Roman"/>
        </w:rPr>
        <w:t xml:space="preserve"> </w:t>
      </w:r>
      <w:ins w:id="41" w:author="Amani Zakaria" w:date="2026-10-06T13:13:00Z">
        <w:r w:rsidR="00C931BF">
          <w:rPr>
            <w:rFonts w:cs="Times New Roman"/>
          </w:rPr>
          <w:t xml:space="preserve">by </w:t>
        </w:r>
      </w:ins>
      <w:del w:id="42" w:author="Amani Zakaria" w:date="2026-10-06T13:13:00Z">
        <w:r w:rsidDel="00C931BF">
          <w:rPr>
            <w:rFonts w:cs="Times New Roman"/>
          </w:rPr>
          <w:delText>improves when</w:delText>
        </w:r>
      </w:del>
      <w:r>
        <w:rPr>
          <w:rFonts w:cs="Times New Roman"/>
        </w:rPr>
        <w:t xml:space="preserve"> utilizing complete daily rainfall series coupled with the 4-Parameter Kappa </w:t>
      </w:r>
      <w:r>
        <w:rPr>
          <w:rFonts w:cs="Times New Roman"/>
        </w:rPr>
        <w:lastRenderedPageBreak/>
        <w:t xml:space="preserve">distribution. These </w:t>
      </w:r>
      <w:del w:id="43" w:author="Amani Zakaria" w:date="2026-10-06T13:13:00Z">
        <w:r w:rsidDel="00C931BF">
          <w:rPr>
            <w:rFonts w:cs="Times New Roman"/>
          </w:rPr>
          <w:delText xml:space="preserve">results </w:delText>
        </w:r>
      </w:del>
      <w:ins w:id="44" w:author="Amani Zakaria" w:date="2026-10-06T13:13:00Z">
        <w:r w:rsidR="00C931BF">
          <w:rPr>
            <w:rFonts w:cs="Times New Roman"/>
          </w:rPr>
          <w:t xml:space="preserve">findings </w:t>
        </w:r>
      </w:ins>
      <w:r>
        <w:rPr>
          <w:rFonts w:cs="Times New Roman"/>
        </w:rPr>
        <w:t xml:space="preserve">provide practical guidance for hydraulic infrastructure design and flood hazard mitigation </w:t>
      </w:r>
      <w:ins w:id="45" w:author="Amani Zakaria" w:date="2026-10-06T13:14:00Z">
        <w:r w:rsidR="00C931BF">
          <w:rPr>
            <w:rFonts w:cs="Times New Roman"/>
          </w:rPr>
          <w:t xml:space="preserve">in </w:t>
        </w:r>
      </w:ins>
      <w:del w:id="46" w:author="Amani Zakaria" w:date="2026-10-06T13:14:00Z">
        <w:r w:rsidR="00383790" w:rsidDel="00C931BF">
          <w:rPr>
            <w:rFonts w:cs="Times New Roman"/>
          </w:rPr>
          <w:delText>for</w:delText>
        </w:r>
      </w:del>
      <w:r w:rsidR="00383790">
        <w:rPr>
          <w:rFonts w:cs="Times New Roman"/>
        </w:rPr>
        <w:t xml:space="preserve"> tropical</w:t>
      </w:r>
      <w:ins w:id="47" w:author="Amani Zakaria" w:date="2026-10-06T13:14:00Z">
        <w:r w:rsidR="00C931BF">
          <w:rPr>
            <w:rFonts w:cs="Times New Roman"/>
          </w:rPr>
          <w:t xml:space="preserve"> region.</w:t>
        </w:r>
      </w:ins>
      <w:del w:id="48" w:author="Amani Zakaria" w:date="2026-10-06T13:14:00Z">
        <w:r w:rsidR="00383790" w:rsidDel="00C931BF">
          <w:rPr>
            <w:rFonts w:cs="Times New Roman"/>
          </w:rPr>
          <w:delText xml:space="preserve"> climate countries</w:delText>
        </w:r>
      </w:del>
      <w:r>
        <w:rPr>
          <w:rFonts w:cs="Times New Roman"/>
        </w:rPr>
        <w:t>.</w:t>
      </w:r>
    </w:p>
    <w:p w14:paraId="4E1F6F98" w14:textId="77777777" w:rsidR="00C86B1E" w:rsidRDefault="00000000">
      <w:r>
        <w:br w:type="page"/>
      </w:r>
    </w:p>
    <w:p w14:paraId="2708E9B8" w14:textId="77777777" w:rsidR="00C86B1E" w:rsidRDefault="00000000">
      <w:pPr>
        <w:spacing w:after="360"/>
        <w:jc w:val="center"/>
      </w:pPr>
      <w:r>
        <w:rPr>
          <w:rFonts w:cs="Times New Roman"/>
          <w:b/>
        </w:rPr>
        <w:t>PEMODELAN KEKERAPAN BANJIR BERASASKAN MOMEN-L BAGI DATA HUJAN MAKSIMUM TAHUNAN DAN HARIAN DI TERENGGANU</w:t>
      </w:r>
    </w:p>
    <w:p w14:paraId="1BFB06F8" w14:textId="77777777" w:rsidR="00C86B1E" w:rsidRDefault="00000000">
      <w:pPr>
        <w:spacing w:after="360"/>
        <w:jc w:val="center"/>
      </w:pPr>
      <w:r>
        <w:rPr>
          <w:rFonts w:cs="Times New Roman"/>
          <w:b/>
        </w:rPr>
        <w:t>ABSTRAK</w:t>
      </w:r>
    </w:p>
    <w:p w14:paraId="08472ABE" w14:textId="1FC6FB56" w:rsidR="00C86B1E" w:rsidRDefault="00000000">
      <w:pPr>
        <w:spacing w:after="0"/>
        <w:jc w:val="both"/>
      </w:pPr>
      <w:proofErr w:type="spellStart"/>
      <w:r>
        <w:rPr>
          <w:rFonts w:cs="Times New Roman"/>
          <w:b/>
        </w:rPr>
        <w:t>Pengenalan</w:t>
      </w:r>
      <w:proofErr w:type="spellEnd"/>
      <w:r>
        <w:rPr>
          <w:rFonts w:cs="Times New Roman"/>
          <w:b/>
        </w:rPr>
        <w:t>:</w:t>
      </w:r>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kekerapan</w:t>
      </w:r>
      <w:proofErr w:type="spellEnd"/>
      <w:r>
        <w:rPr>
          <w:rFonts w:cs="Times New Roman"/>
        </w:rPr>
        <w:t xml:space="preserve"> </w:t>
      </w:r>
      <w:proofErr w:type="spellStart"/>
      <w:r>
        <w:rPr>
          <w:rFonts w:cs="Times New Roman"/>
        </w:rPr>
        <w:t>banjir</w:t>
      </w:r>
      <w:proofErr w:type="spellEnd"/>
      <w:r>
        <w:rPr>
          <w:rFonts w:cs="Times New Roman"/>
        </w:rPr>
        <w:t xml:space="preserve"> </w:t>
      </w:r>
      <w:proofErr w:type="spellStart"/>
      <w:r>
        <w:rPr>
          <w:rFonts w:cs="Times New Roman"/>
        </w:rPr>
        <w:t>merupakan</w:t>
      </w:r>
      <w:proofErr w:type="spellEnd"/>
      <w:r>
        <w:rPr>
          <w:rFonts w:cs="Times New Roman"/>
        </w:rPr>
        <w:t xml:space="preserve"> </w:t>
      </w:r>
      <w:proofErr w:type="spellStart"/>
      <w:r>
        <w:rPr>
          <w:rFonts w:cs="Times New Roman"/>
        </w:rPr>
        <w:t>asas</w:t>
      </w:r>
      <w:proofErr w:type="spellEnd"/>
      <w:r>
        <w:rPr>
          <w:rFonts w:cs="Times New Roman"/>
        </w:rPr>
        <w:t xml:space="preserve"> </w:t>
      </w:r>
      <w:proofErr w:type="spellStart"/>
      <w:r>
        <w:rPr>
          <w:rFonts w:cs="Times New Roman"/>
        </w:rPr>
        <w:t>penting</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pengurusan</w:t>
      </w:r>
      <w:proofErr w:type="spellEnd"/>
      <w:r>
        <w:rPr>
          <w:rFonts w:cs="Times New Roman"/>
        </w:rPr>
        <w:t xml:space="preserve"> </w:t>
      </w:r>
      <w:proofErr w:type="spellStart"/>
      <w:r>
        <w:rPr>
          <w:rFonts w:cs="Times New Roman"/>
        </w:rPr>
        <w:t>sumber</w:t>
      </w:r>
      <w:proofErr w:type="spellEnd"/>
      <w:r>
        <w:rPr>
          <w:rFonts w:cs="Times New Roman"/>
        </w:rPr>
        <w:t xml:space="preserve"> air, </w:t>
      </w:r>
      <w:proofErr w:type="spellStart"/>
      <w:r>
        <w:rPr>
          <w:rFonts w:cs="Times New Roman"/>
        </w:rPr>
        <w:t>reka</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infrastruktur</w:t>
      </w:r>
      <w:proofErr w:type="spellEnd"/>
      <w:r>
        <w:rPr>
          <w:rFonts w:cs="Times New Roman"/>
        </w:rPr>
        <w:t xml:space="preserve"> </w:t>
      </w:r>
      <w:proofErr w:type="spellStart"/>
      <w:r>
        <w:rPr>
          <w:rFonts w:cs="Times New Roman"/>
        </w:rPr>
        <w:t>hidraulik</w:t>
      </w:r>
      <w:proofErr w:type="spellEnd"/>
      <w:r>
        <w:rPr>
          <w:rFonts w:cs="Times New Roman"/>
        </w:rPr>
        <w:t xml:space="preserve">, dan </w:t>
      </w:r>
      <w:proofErr w:type="spellStart"/>
      <w:r>
        <w:rPr>
          <w:rFonts w:cs="Times New Roman"/>
        </w:rPr>
        <w:t>pengurangan</w:t>
      </w:r>
      <w:proofErr w:type="spellEnd"/>
      <w:r>
        <w:rPr>
          <w:rFonts w:cs="Times New Roman"/>
        </w:rPr>
        <w:t xml:space="preserve"> </w:t>
      </w:r>
      <w:proofErr w:type="spellStart"/>
      <w:r>
        <w:rPr>
          <w:rFonts w:cs="Times New Roman"/>
        </w:rPr>
        <w:t>risiko</w:t>
      </w:r>
      <w:proofErr w:type="spellEnd"/>
      <w:r>
        <w:rPr>
          <w:rFonts w:cs="Times New Roman"/>
        </w:rPr>
        <w:t xml:space="preserve"> </w:t>
      </w:r>
      <w:proofErr w:type="spellStart"/>
      <w:r>
        <w:rPr>
          <w:rFonts w:cs="Times New Roman"/>
        </w:rPr>
        <w:t>bencana</w:t>
      </w:r>
      <w:proofErr w:type="spellEnd"/>
      <w:r>
        <w:rPr>
          <w:rFonts w:cs="Times New Roman"/>
        </w:rPr>
        <w:t xml:space="preserve">, </w:t>
      </w:r>
      <w:proofErr w:type="spellStart"/>
      <w:r>
        <w:rPr>
          <w:rFonts w:cs="Times New Roman"/>
        </w:rPr>
        <w:t>terutamanya</w:t>
      </w:r>
      <w:proofErr w:type="spellEnd"/>
      <w:r>
        <w:rPr>
          <w:rFonts w:cs="Times New Roman"/>
        </w:rPr>
        <w:t xml:space="preserve"> di </w:t>
      </w:r>
      <w:proofErr w:type="spellStart"/>
      <w:r>
        <w:rPr>
          <w:rFonts w:cs="Times New Roman"/>
        </w:rPr>
        <w:t>kawasan</w:t>
      </w:r>
      <w:proofErr w:type="spellEnd"/>
      <w:r>
        <w:rPr>
          <w:rFonts w:cs="Times New Roman"/>
        </w:rPr>
        <w:t xml:space="preserve"> </w:t>
      </w:r>
      <w:proofErr w:type="spellStart"/>
      <w:r>
        <w:rPr>
          <w:rFonts w:cs="Times New Roman"/>
        </w:rPr>
        <w:t>tropika</w:t>
      </w:r>
      <w:proofErr w:type="spellEnd"/>
      <w:r>
        <w:rPr>
          <w:rFonts w:cs="Times New Roman"/>
        </w:rPr>
        <w:t xml:space="preserve"> yang </w:t>
      </w:r>
      <w:proofErr w:type="spellStart"/>
      <w:r>
        <w:rPr>
          <w:rFonts w:cs="Times New Roman"/>
        </w:rPr>
        <w:t>terdedah</w:t>
      </w:r>
      <w:proofErr w:type="spellEnd"/>
      <w:r>
        <w:rPr>
          <w:rFonts w:cs="Times New Roman"/>
        </w:rPr>
        <w:t xml:space="preserve"> kepada </w:t>
      </w:r>
      <w:proofErr w:type="spellStart"/>
      <w:r>
        <w:rPr>
          <w:rFonts w:cs="Times New Roman"/>
        </w:rPr>
        <w:t>banjir</w:t>
      </w:r>
      <w:proofErr w:type="spellEnd"/>
      <w:r>
        <w:rPr>
          <w:rFonts w:cs="Times New Roman"/>
        </w:rPr>
        <w:t xml:space="preserve"> </w:t>
      </w:r>
      <w:proofErr w:type="spellStart"/>
      <w:r>
        <w:rPr>
          <w:rFonts w:cs="Times New Roman"/>
        </w:rPr>
        <w:t>monsun</w:t>
      </w:r>
      <w:proofErr w:type="spellEnd"/>
      <w:r>
        <w:rPr>
          <w:rFonts w:cs="Times New Roman"/>
        </w:rPr>
        <w:t xml:space="preserve"> </w:t>
      </w:r>
      <w:proofErr w:type="spellStart"/>
      <w:r>
        <w:rPr>
          <w:rFonts w:cs="Times New Roman"/>
        </w:rPr>
        <w:t>berulang</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kekerapan</w:t>
      </w:r>
      <w:proofErr w:type="spellEnd"/>
      <w:r>
        <w:rPr>
          <w:rFonts w:cs="Times New Roman"/>
        </w:rPr>
        <w:t xml:space="preserve"> </w:t>
      </w:r>
      <w:proofErr w:type="spellStart"/>
      <w:r>
        <w:rPr>
          <w:rFonts w:cs="Times New Roman"/>
        </w:rPr>
        <w:t>banjir</w:t>
      </w:r>
      <w:proofErr w:type="spellEnd"/>
      <w:r>
        <w:rPr>
          <w:rFonts w:cs="Times New Roman"/>
        </w:rPr>
        <w:t xml:space="preserve"> </w:t>
      </w:r>
      <w:proofErr w:type="spellStart"/>
      <w:r>
        <w:rPr>
          <w:rFonts w:cs="Times New Roman"/>
        </w:rPr>
        <w:t>konvensional</w:t>
      </w:r>
      <w:proofErr w:type="spellEnd"/>
      <w:r>
        <w:rPr>
          <w:rFonts w:cs="Times New Roman"/>
        </w:rPr>
        <w:t xml:space="preserve"> </w:t>
      </w:r>
      <w:proofErr w:type="spellStart"/>
      <w:r>
        <w:rPr>
          <w:rFonts w:cs="Times New Roman"/>
        </w:rPr>
        <w:t>bergantung</w:t>
      </w:r>
      <w:proofErr w:type="spellEnd"/>
      <w:r>
        <w:rPr>
          <w:rFonts w:cs="Times New Roman"/>
        </w:rPr>
        <w:t xml:space="preserve"> kepada </w:t>
      </w:r>
      <w:proofErr w:type="spellStart"/>
      <w:r>
        <w:rPr>
          <w:rFonts w:cs="Times New Roman"/>
        </w:rPr>
        <w:t>kerangka</w:t>
      </w:r>
      <w:proofErr w:type="spellEnd"/>
      <w:r>
        <w:rPr>
          <w:rFonts w:cs="Times New Roman"/>
        </w:rPr>
        <w:t xml:space="preserve"> Siri </w:t>
      </w:r>
      <w:proofErr w:type="spellStart"/>
      <w:r>
        <w:rPr>
          <w:rFonts w:cs="Times New Roman"/>
        </w:rPr>
        <w:t>Maksimum</w:t>
      </w:r>
      <w:proofErr w:type="spellEnd"/>
      <w:r>
        <w:rPr>
          <w:rFonts w:cs="Times New Roman"/>
        </w:rPr>
        <w:t xml:space="preserve"> </w:t>
      </w:r>
      <w:proofErr w:type="spellStart"/>
      <w:r>
        <w:rPr>
          <w:rFonts w:cs="Times New Roman"/>
        </w:rPr>
        <w:t>Tahunan</w:t>
      </w:r>
      <w:proofErr w:type="spellEnd"/>
      <w:r>
        <w:rPr>
          <w:rFonts w:cs="Times New Roman"/>
        </w:rPr>
        <w:t xml:space="preserve"> (AMS) yang </w:t>
      </w:r>
      <w:proofErr w:type="spellStart"/>
      <w:r>
        <w:rPr>
          <w:rFonts w:cs="Times New Roman"/>
        </w:rPr>
        <w:t>dipadankan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taburan</w:t>
      </w:r>
      <w:proofErr w:type="spellEnd"/>
      <w:r>
        <w:rPr>
          <w:rFonts w:cs="Times New Roman"/>
        </w:rPr>
        <w:t xml:space="preserve"> </w:t>
      </w:r>
      <w:proofErr w:type="spellStart"/>
      <w:r>
        <w:rPr>
          <w:rFonts w:cs="Times New Roman"/>
        </w:rPr>
        <w:t>kebarangkalian</w:t>
      </w:r>
      <w:proofErr w:type="spellEnd"/>
      <w:r>
        <w:rPr>
          <w:rFonts w:cs="Times New Roman"/>
        </w:rPr>
        <w:t xml:space="preserve"> </w:t>
      </w:r>
      <w:proofErr w:type="spellStart"/>
      <w:r>
        <w:rPr>
          <w:rFonts w:cs="Times New Roman"/>
        </w:rPr>
        <w:t>piawai</w:t>
      </w:r>
      <w:proofErr w:type="spellEnd"/>
      <w:r>
        <w:rPr>
          <w:rFonts w:cs="Times New Roman"/>
        </w:rPr>
        <w:t xml:space="preserve"> yang </w:t>
      </w:r>
      <w:proofErr w:type="spellStart"/>
      <w:r>
        <w:rPr>
          <w:rFonts w:cs="Times New Roman"/>
        </w:rPr>
        <w:t>asalnya</w:t>
      </w:r>
      <w:proofErr w:type="spellEnd"/>
      <w:r>
        <w:rPr>
          <w:rFonts w:cs="Times New Roman"/>
        </w:rPr>
        <w:t xml:space="preserve"> </w:t>
      </w:r>
      <w:proofErr w:type="spellStart"/>
      <w:r>
        <w:rPr>
          <w:rFonts w:cs="Times New Roman"/>
        </w:rPr>
        <w:t>dirumuskan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kawasan</w:t>
      </w:r>
      <w:proofErr w:type="spellEnd"/>
      <w:r>
        <w:rPr>
          <w:rFonts w:cs="Times New Roman"/>
        </w:rPr>
        <w:t xml:space="preserve"> </w:t>
      </w:r>
      <w:proofErr w:type="spellStart"/>
      <w:r>
        <w:rPr>
          <w:rFonts w:cs="Times New Roman"/>
        </w:rPr>
        <w:t>beriklim</w:t>
      </w:r>
      <w:proofErr w:type="spellEnd"/>
      <w:r>
        <w:rPr>
          <w:rFonts w:cs="Times New Roman"/>
        </w:rPr>
        <w:t xml:space="preserve"> </w:t>
      </w:r>
      <w:proofErr w:type="spellStart"/>
      <w:r>
        <w:rPr>
          <w:rFonts w:cs="Times New Roman"/>
        </w:rPr>
        <w:t>sederhana</w:t>
      </w:r>
      <w:proofErr w:type="spellEnd"/>
      <w:r>
        <w:rPr>
          <w:rFonts w:cs="Times New Roman"/>
        </w:rPr>
        <w:t xml:space="preserve">. Di </w:t>
      </w:r>
      <w:proofErr w:type="spellStart"/>
      <w:r>
        <w:rPr>
          <w:rFonts w:cs="Times New Roman"/>
        </w:rPr>
        <w:t>kawasan</w:t>
      </w:r>
      <w:proofErr w:type="spellEnd"/>
      <w:r>
        <w:rPr>
          <w:rFonts w:cs="Times New Roman"/>
        </w:rPr>
        <w:t xml:space="preserve"> </w:t>
      </w:r>
      <w:proofErr w:type="spellStart"/>
      <w:r>
        <w:rPr>
          <w:rFonts w:cs="Times New Roman"/>
        </w:rPr>
        <w:t>beriklim</w:t>
      </w:r>
      <w:proofErr w:type="spellEnd"/>
      <w:r>
        <w:rPr>
          <w:rFonts w:cs="Times New Roman"/>
        </w:rPr>
        <w:t xml:space="preserve"> </w:t>
      </w:r>
      <w:proofErr w:type="spellStart"/>
      <w:r>
        <w:rPr>
          <w:rFonts w:cs="Times New Roman"/>
        </w:rPr>
        <w:t>monsun</w:t>
      </w:r>
      <w:proofErr w:type="spellEnd"/>
      <w:r>
        <w:rPr>
          <w:rFonts w:cs="Times New Roman"/>
        </w:rPr>
        <w:t xml:space="preserve"> </w:t>
      </w:r>
      <w:proofErr w:type="spellStart"/>
      <w:r>
        <w:rPr>
          <w:rFonts w:cs="Times New Roman"/>
        </w:rPr>
        <w:t>tropika</w:t>
      </w:r>
      <w:proofErr w:type="spellEnd"/>
      <w:r>
        <w:rPr>
          <w:rFonts w:cs="Times New Roman"/>
        </w:rPr>
        <w:t xml:space="preserve"> </w:t>
      </w:r>
      <w:proofErr w:type="spellStart"/>
      <w:r>
        <w:rPr>
          <w:rFonts w:cs="Times New Roman"/>
        </w:rPr>
        <w:t>seperti</w:t>
      </w:r>
      <w:proofErr w:type="spellEnd"/>
      <w:r>
        <w:rPr>
          <w:rFonts w:cs="Times New Roman"/>
        </w:rPr>
        <w:t xml:space="preserve"> Terengganu, Malaysia, </w:t>
      </w:r>
      <w:proofErr w:type="spellStart"/>
      <w:r>
        <w:rPr>
          <w:rFonts w:cs="Times New Roman"/>
        </w:rPr>
        <w:t>pendekatan</w:t>
      </w:r>
      <w:proofErr w:type="spellEnd"/>
      <w:r>
        <w:rPr>
          <w:rFonts w:cs="Times New Roman"/>
        </w:rPr>
        <w:t xml:space="preserve"> </w:t>
      </w:r>
      <w:proofErr w:type="spellStart"/>
      <w:r>
        <w:rPr>
          <w:rFonts w:cs="Times New Roman"/>
        </w:rPr>
        <w:t>konvensional</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menyebabkan</w:t>
      </w:r>
      <w:proofErr w:type="spellEnd"/>
      <w:r>
        <w:rPr>
          <w:rFonts w:cs="Times New Roman"/>
        </w:rPr>
        <w:t xml:space="preserve"> </w:t>
      </w:r>
      <w:proofErr w:type="spellStart"/>
      <w:r>
        <w:rPr>
          <w:rFonts w:cs="Times New Roman"/>
        </w:rPr>
        <w:t>kehilangan</w:t>
      </w:r>
      <w:proofErr w:type="spellEnd"/>
      <w:r>
        <w:rPr>
          <w:rFonts w:cs="Times New Roman"/>
        </w:rPr>
        <w:t xml:space="preserve"> data kerana </w:t>
      </w:r>
      <w:proofErr w:type="spellStart"/>
      <w:r>
        <w:rPr>
          <w:rFonts w:cs="Times New Roman"/>
        </w:rPr>
        <w:t>mengabaikan</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melampau</w:t>
      </w:r>
      <w:proofErr w:type="spellEnd"/>
      <w:r>
        <w:rPr>
          <w:rFonts w:cs="Times New Roman"/>
        </w:rPr>
        <w:t xml:space="preserve"> lain yang </w:t>
      </w:r>
      <w:proofErr w:type="spellStart"/>
      <w:r>
        <w:rPr>
          <w:rFonts w:cs="Times New Roman"/>
        </w:rPr>
        <w:t>berlaku</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tahun</w:t>
      </w:r>
      <w:proofErr w:type="spellEnd"/>
      <w:r>
        <w:rPr>
          <w:rFonts w:cs="Times New Roman"/>
        </w:rPr>
        <w:t xml:space="preserve"> yang </w:t>
      </w:r>
      <w:proofErr w:type="spellStart"/>
      <w:r>
        <w:rPr>
          <w:rFonts w:cs="Times New Roman"/>
        </w:rPr>
        <w:t>sama</w:t>
      </w:r>
      <w:proofErr w:type="spellEnd"/>
      <w:r>
        <w:rPr>
          <w:rFonts w:cs="Times New Roman"/>
        </w:rPr>
        <w:t xml:space="preserve">. </w:t>
      </w:r>
      <w:proofErr w:type="spellStart"/>
      <w:r>
        <w:rPr>
          <w:rFonts w:cs="Times New Roman"/>
        </w:rPr>
        <w:t>Selain</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taburan</w:t>
      </w:r>
      <w:proofErr w:type="spellEnd"/>
      <w:r>
        <w:rPr>
          <w:rFonts w:cs="Times New Roman"/>
        </w:rPr>
        <w:t xml:space="preserve"> </w:t>
      </w:r>
      <w:proofErr w:type="spellStart"/>
      <w:r>
        <w:rPr>
          <w:rFonts w:cs="Times New Roman"/>
        </w:rPr>
        <w:t>piawai</w:t>
      </w:r>
      <w:proofErr w:type="spellEnd"/>
      <w:r>
        <w:rPr>
          <w:rFonts w:cs="Times New Roman"/>
        </w:rPr>
        <w:t xml:space="preserve"> gagal </w:t>
      </w:r>
      <w:proofErr w:type="spellStart"/>
      <w:r>
        <w:rPr>
          <w:rFonts w:cs="Times New Roman"/>
        </w:rPr>
        <w:t>memodelkan</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ribut</w:t>
      </w:r>
      <w:proofErr w:type="spellEnd"/>
      <w:r>
        <w:rPr>
          <w:rFonts w:cs="Times New Roman"/>
        </w:rPr>
        <w:t xml:space="preserve"> </w:t>
      </w:r>
      <w:proofErr w:type="spellStart"/>
      <w:r>
        <w:rPr>
          <w:rFonts w:cs="Times New Roman"/>
        </w:rPr>
        <w:t>tropika</w:t>
      </w:r>
      <w:proofErr w:type="spellEnd"/>
      <w:r>
        <w:rPr>
          <w:rFonts w:cs="Times New Roman"/>
        </w:rPr>
        <w:t xml:space="preserve"> yang </w:t>
      </w:r>
      <w:proofErr w:type="spellStart"/>
      <w:r>
        <w:rPr>
          <w:rFonts w:cs="Times New Roman"/>
        </w:rPr>
        <w:t>melampau</w:t>
      </w:r>
      <w:proofErr w:type="spellEnd"/>
      <w:r>
        <w:rPr>
          <w:rFonts w:cs="Times New Roman"/>
        </w:rPr>
        <w:t xml:space="preserve"> </w:t>
      </w:r>
      <w:proofErr w:type="spellStart"/>
      <w:r>
        <w:rPr>
          <w:rFonts w:cs="Times New Roman"/>
        </w:rPr>
        <w:t>ini</w:t>
      </w:r>
      <w:proofErr w:type="spellEnd"/>
      <w:r>
        <w:rPr>
          <w:rFonts w:cs="Times New Roman"/>
        </w:rPr>
        <w:t xml:space="preserve">. Oleh </w:t>
      </w:r>
      <w:proofErr w:type="spellStart"/>
      <w:r>
        <w:rPr>
          <w:rFonts w:cs="Times New Roman"/>
        </w:rPr>
        <w:t>itu</w:t>
      </w:r>
      <w:proofErr w:type="spellEnd"/>
      <w:r>
        <w:rPr>
          <w:rFonts w:cs="Times New Roman"/>
        </w:rPr>
        <w:t xml:space="preserve">, </w:t>
      </w:r>
      <w:proofErr w:type="spellStart"/>
      <w:r>
        <w:rPr>
          <w:rFonts w:cs="Times New Roman"/>
        </w:rPr>
        <w:t>kajian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mengaplikasikan</w:t>
      </w:r>
      <w:proofErr w:type="spellEnd"/>
      <w:r>
        <w:rPr>
          <w:rFonts w:cs="Times New Roman"/>
        </w:rPr>
        <w:t xml:space="preserve"> </w:t>
      </w:r>
      <w:proofErr w:type="spellStart"/>
      <w:r>
        <w:rPr>
          <w:rFonts w:cs="Times New Roman"/>
        </w:rPr>
        <w:t>kaedah</w:t>
      </w:r>
      <w:proofErr w:type="spellEnd"/>
      <w:r>
        <w:rPr>
          <w:rFonts w:cs="Times New Roman"/>
        </w:rPr>
        <w:t xml:space="preserve"> </w:t>
      </w:r>
      <w:proofErr w:type="spellStart"/>
      <w:r>
        <w:rPr>
          <w:rFonts w:cs="Times New Roman"/>
        </w:rPr>
        <w:t>momen</w:t>
      </w:r>
      <w:proofErr w:type="spellEnd"/>
      <w:r>
        <w:rPr>
          <w:rFonts w:cs="Times New Roman"/>
        </w:rPr>
        <w:t xml:space="preserve">-L yang </w:t>
      </w:r>
      <w:proofErr w:type="spellStart"/>
      <w:r>
        <w:rPr>
          <w:rFonts w:cs="Times New Roman"/>
        </w:rPr>
        <w:t>teguh</w:t>
      </w:r>
      <w:proofErr w:type="spellEnd"/>
      <w:r>
        <w:rPr>
          <w:rFonts w:cs="Times New Roman"/>
        </w:rPr>
        <w:t xml:space="preserve"> bagi </w:t>
      </w:r>
      <w:proofErr w:type="spellStart"/>
      <w:r>
        <w:rPr>
          <w:rFonts w:cs="Times New Roman"/>
        </w:rPr>
        <w:t>menangani</w:t>
      </w:r>
      <w:proofErr w:type="spellEnd"/>
      <w:r>
        <w:rPr>
          <w:rFonts w:cs="Times New Roman"/>
        </w:rPr>
        <w:t xml:space="preserve"> </w:t>
      </w:r>
      <w:proofErr w:type="spellStart"/>
      <w:r>
        <w:rPr>
          <w:rFonts w:cs="Times New Roman"/>
        </w:rPr>
        <w:t>batasan</w:t>
      </w:r>
      <w:proofErr w:type="spellEnd"/>
      <w:r>
        <w:rPr>
          <w:rFonts w:cs="Times New Roman"/>
        </w:rPr>
        <w:t xml:space="preserve"> </w:t>
      </w:r>
      <w:proofErr w:type="spellStart"/>
      <w:r>
        <w:rPr>
          <w:rFonts w:cs="Times New Roman"/>
        </w:rPr>
        <w:t>tersebut</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membandingkan</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tradisional</w:t>
      </w:r>
      <w:proofErr w:type="spellEnd"/>
      <w:r>
        <w:rPr>
          <w:rFonts w:cs="Times New Roman"/>
        </w:rPr>
        <w:t xml:space="preserve"> AMS </w:t>
      </w:r>
      <w:proofErr w:type="spellStart"/>
      <w:r>
        <w:rPr>
          <w:rFonts w:cs="Times New Roman"/>
        </w:rPr>
        <w:t>dengan</w:t>
      </w:r>
      <w:proofErr w:type="spellEnd"/>
      <w:r>
        <w:rPr>
          <w:rFonts w:cs="Times New Roman"/>
        </w:rPr>
        <w:t xml:space="preserve"> </w:t>
      </w:r>
      <w:proofErr w:type="spellStart"/>
      <w:r>
        <w:rPr>
          <w:rFonts w:cs="Times New Roman"/>
        </w:rPr>
        <w:t>Analisis</w:t>
      </w:r>
      <w:proofErr w:type="spellEnd"/>
      <w:r>
        <w:rPr>
          <w:rFonts w:cs="Times New Roman"/>
        </w:rPr>
        <w:t xml:space="preserve"> Siri Masa </w:t>
      </w:r>
      <w:proofErr w:type="spellStart"/>
      <w:r>
        <w:rPr>
          <w:rFonts w:cs="Times New Roman"/>
        </w:rPr>
        <w:t>Lengkap</w:t>
      </w:r>
      <w:proofErr w:type="spellEnd"/>
      <w:r>
        <w:rPr>
          <w:rFonts w:cs="Times New Roman"/>
        </w:rPr>
        <w:t xml:space="preserve"> (CTA) </w:t>
      </w:r>
      <w:proofErr w:type="spellStart"/>
      <w:r>
        <w:rPr>
          <w:rFonts w:cs="Times New Roman"/>
        </w:rPr>
        <w:t>menggunakan</w:t>
      </w:r>
      <w:proofErr w:type="spellEnd"/>
      <w:r>
        <w:rPr>
          <w:rFonts w:cs="Times New Roman"/>
        </w:rPr>
        <w:t xml:space="preserve"> data </w:t>
      </w:r>
      <w:proofErr w:type="spellStart"/>
      <w:r>
        <w:rPr>
          <w:rFonts w:cs="Times New Roman"/>
        </w:rPr>
        <w:t>hujan</w:t>
      </w:r>
      <w:proofErr w:type="spellEnd"/>
      <w:r>
        <w:rPr>
          <w:rFonts w:cs="Times New Roman"/>
        </w:rPr>
        <w:t xml:space="preserve"> </w:t>
      </w:r>
      <w:proofErr w:type="spellStart"/>
      <w:r>
        <w:rPr>
          <w:rFonts w:cs="Times New Roman"/>
        </w:rPr>
        <w:t>harian</w:t>
      </w:r>
      <w:proofErr w:type="spellEnd"/>
      <w:r>
        <w:rPr>
          <w:rFonts w:cs="Times New Roman"/>
        </w:rPr>
        <w:t xml:space="preserve"> </w:t>
      </w:r>
      <w:proofErr w:type="spellStart"/>
      <w:r>
        <w:rPr>
          <w:rFonts w:cs="Times New Roman"/>
        </w:rPr>
        <w:t>merentasi</w:t>
      </w:r>
      <w:proofErr w:type="spellEnd"/>
      <w:r>
        <w:rPr>
          <w:rFonts w:cs="Times New Roman"/>
        </w:rPr>
        <w:t xml:space="preserve"> 20 </w:t>
      </w:r>
      <w:proofErr w:type="spellStart"/>
      <w:r>
        <w:rPr>
          <w:rFonts w:cs="Times New Roman"/>
        </w:rPr>
        <w:t>stesen</w:t>
      </w:r>
      <w:proofErr w:type="spellEnd"/>
      <w:r>
        <w:rPr>
          <w:rFonts w:cs="Times New Roman"/>
        </w:rPr>
        <w:t xml:space="preserve"> </w:t>
      </w:r>
      <w:proofErr w:type="spellStart"/>
      <w:r>
        <w:rPr>
          <w:rFonts w:cs="Times New Roman"/>
        </w:rPr>
        <w:t>hidrologi</w:t>
      </w:r>
      <w:proofErr w:type="spellEnd"/>
      <w:r>
        <w:rPr>
          <w:rFonts w:cs="Times New Roman"/>
        </w:rPr>
        <w:t xml:space="preserve"> di Terengganu. </w:t>
      </w:r>
      <w:proofErr w:type="spellStart"/>
      <w:r>
        <w:rPr>
          <w:rFonts w:cs="Times New Roman"/>
          <w:b/>
        </w:rPr>
        <w:t>Metodologi</w:t>
      </w:r>
      <w:proofErr w:type="spellEnd"/>
      <w:r>
        <w:rPr>
          <w:rFonts w:cs="Times New Roman"/>
          <w:b/>
        </w:rPr>
        <w:t>:</w:t>
      </w:r>
      <w:r>
        <w:rPr>
          <w:rFonts w:cs="Times New Roman"/>
        </w:rPr>
        <w:t xml:space="preserve"> Kajian </w:t>
      </w:r>
      <w:proofErr w:type="spellStart"/>
      <w:r>
        <w:rPr>
          <w:rFonts w:cs="Times New Roman"/>
        </w:rPr>
        <w:t>ini</w:t>
      </w:r>
      <w:proofErr w:type="spellEnd"/>
      <w:r>
        <w:rPr>
          <w:rFonts w:cs="Times New Roman"/>
        </w:rPr>
        <w:t xml:space="preserve"> </w:t>
      </w:r>
      <w:proofErr w:type="spellStart"/>
      <w:r>
        <w:rPr>
          <w:rFonts w:cs="Times New Roman"/>
        </w:rPr>
        <w:t>dijalankan</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empat</w:t>
      </w:r>
      <w:proofErr w:type="spellEnd"/>
      <w:r>
        <w:rPr>
          <w:rFonts w:cs="Times New Roman"/>
        </w:rPr>
        <w:t xml:space="preserve"> </w:t>
      </w:r>
      <w:proofErr w:type="spellStart"/>
      <w:r>
        <w:rPr>
          <w:rFonts w:cs="Times New Roman"/>
        </w:rPr>
        <w:t>fasa</w:t>
      </w:r>
      <w:proofErr w:type="spellEnd"/>
      <w:r>
        <w:rPr>
          <w:rFonts w:cs="Times New Roman"/>
        </w:rPr>
        <w:t xml:space="preserve">. </w:t>
      </w:r>
      <w:proofErr w:type="spellStart"/>
      <w:r>
        <w:rPr>
          <w:rFonts w:cs="Times New Roman"/>
        </w:rPr>
        <w:t>Pertama</w:t>
      </w:r>
      <w:proofErr w:type="spellEnd"/>
      <w:r>
        <w:rPr>
          <w:rFonts w:cs="Times New Roman"/>
        </w:rPr>
        <w:t xml:space="preserve">, data </w:t>
      </w:r>
      <w:proofErr w:type="spellStart"/>
      <w:r>
        <w:rPr>
          <w:rFonts w:cs="Times New Roman"/>
        </w:rPr>
        <w:t>hujan</w:t>
      </w:r>
      <w:proofErr w:type="spellEnd"/>
      <w:r>
        <w:rPr>
          <w:rFonts w:cs="Times New Roman"/>
        </w:rPr>
        <w:t xml:space="preserve"> </w:t>
      </w:r>
      <w:proofErr w:type="spellStart"/>
      <w:r>
        <w:rPr>
          <w:rFonts w:cs="Times New Roman"/>
        </w:rPr>
        <w:t>daripada</w:t>
      </w:r>
      <w:proofErr w:type="spellEnd"/>
      <w:r>
        <w:rPr>
          <w:rFonts w:cs="Times New Roman"/>
        </w:rPr>
        <w:t xml:space="preserve"> 20 </w:t>
      </w:r>
      <w:proofErr w:type="spellStart"/>
      <w:r>
        <w:rPr>
          <w:rFonts w:cs="Times New Roman"/>
        </w:rPr>
        <w:t>stesen</w:t>
      </w:r>
      <w:proofErr w:type="spellEnd"/>
      <w:r>
        <w:rPr>
          <w:rFonts w:cs="Times New Roman"/>
        </w:rPr>
        <w:t xml:space="preserve"> </w:t>
      </w:r>
      <w:proofErr w:type="spellStart"/>
      <w:r>
        <w:rPr>
          <w:rFonts w:cs="Times New Roman"/>
        </w:rPr>
        <w:t>tolok</w:t>
      </w:r>
      <w:proofErr w:type="spellEnd"/>
      <w:r>
        <w:rPr>
          <w:rFonts w:cs="Times New Roman"/>
        </w:rPr>
        <w:t xml:space="preserve"> </w:t>
      </w:r>
      <w:proofErr w:type="spellStart"/>
      <w:r>
        <w:rPr>
          <w:rFonts w:cs="Times New Roman"/>
        </w:rPr>
        <w:t>dikumpulkan</w:t>
      </w:r>
      <w:proofErr w:type="spellEnd"/>
      <w:r>
        <w:rPr>
          <w:rFonts w:cs="Times New Roman"/>
        </w:rPr>
        <w:t xml:space="preserve"> dan </w:t>
      </w:r>
      <w:proofErr w:type="spellStart"/>
      <w:r>
        <w:rPr>
          <w:rFonts w:cs="Times New Roman"/>
        </w:rPr>
        <w:t>diproses</w:t>
      </w:r>
      <w:proofErr w:type="spellEnd"/>
      <w:r>
        <w:rPr>
          <w:rFonts w:cs="Times New Roman"/>
        </w:rPr>
        <w:t xml:space="preserve"> kepada </w:t>
      </w:r>
      <w:proofErr w:type="spellStart"/>
      <w:r>
        <w:rPr>
          <w:rFonts w:cs="Times New Roman"/>
        </w:rPr>
        <w:t>rekod</w:t>
      </w:r>
      <w:proofErr w:type="spellEnd"/>
      <w:r>
        <w:rPr>
          <w:rFonts w:cs="Times New Roman"/>
        </w:rPr>
        <w:t xml:space="preserve"> AMS dan </w:t>
      </w:r>
      <w:proofErr w:type="spellStart"/>
      <w:r>
        <w:rPr>
          <w:rFonts w:cs="Times New Roman"/>
        </w:rPr>
        <w:t>siri</w:t>
      </w:r>
      <w:proofErr w:type="spellEnd"/>
      <w:r>
        <w:rPr>
          <w:rFonts w:cs="Times New Roman"/>
        </w:rPr>
        <w:t xml:space="preserve"> masa </w:t>
      </w:r>
      <w:proofErr w:type="spellStart"/>
      <w:r>
        <w:rPr>
          <w:rFonts w:cs="Times New Roman"/>
        </w:rPr>
        <w:t>harian</w:t>
      </w:r>
      <w:proofErr w:type="spellEnd"/>
      <w:r>
        <w:rPr>
          <w:rFonts w:cs="Times New Roman"/>
        </w:rPr>
        <w:t xml:space="preserve"> yang </w:t>
      </w:r>
      <w:proofErr w:type="spellStart"/>
      <w:r>
        <w:rPr>
          <w:rFonts w:cs="Times New Roman"/>
        </w:rPr>
        <w:t>lengkap</w:t>
      </w:r>
      <w:proofErr w:type="spellEnd"/>
      <w:r>
        <w:rPr>
          <w:rFonts w:cs="Times New Roman"/>
        </w:rPr>
        <w:t xml:space="preserve">. </w:t>
      </w:r>
      <w:proofErr w:type="spellStart"/>
      <w:r>
        <w:rPr>
          <w:rFonts w:cs="Times New Roman"/>
        </w:rPr>
        <w:t>Kedua</w:t>
      </w:r>
      <w:proofErr w:type="spellEnd"/>
      <w:r>
        <w:rPr>
          <w:rFonts w:cs="Times New Roman"/>
        </w:rPr>
        <w:t xml:space="preserve">, </w:t>
      </w:r>
      <w:proofErr w:type="spellStart"/>
      <w:r>
        <w:rPr>
          <w:rFonts w:cs="Times New Roman"/>
        </w:rPr>
        <w:t>momen</w:t>
      </w:r>
      <w:proofErr w:type="spellEnd"/>
      <w:r>
        <w:rPr>
          <w:rFonts w:cs="Times New Roman"/>
        </w:rPr>
        <w:t xml:space="preserve">-L </w:t>
      </w:r>
      <w:proofErr w:type="spellStart"/>
      <w:r>
        <w:rPr>
          <w:rFonts w:cs="Times New Roman"/>
        </w:rPr>
        <w:t>sampel</w:t>
      </w:r>
      <w:proofErr w:type="spellEnd"/>
      <w:r>
        <w:rPr>
          <w:rFonts w:cs="Times New Roman"/>
        </w:rPr>
        <w:t xml:space="preserve"> (λ₁, λ₂) dan </w:t>
      </w:r>
      <w:proofErr w:type="spellStart"/>
      <w:r>
        <w:rPr>
          <w:rFonts w:cs="Times New Roman"/>
        </w:rPr>
        <w:t>nisbah</w:t>
      </w:r>
      <w:proofErr w:type="spellEnd"/>
      <w:r>
        <w:rPr>
          <w:rFonts w:cs="Times New Roman"/>
        </w:rPr>
        <w:t xml:space="preserve"> </w:t>
      </w:r>
      <w:proofErr w:type="spellStart"/>
      <w:r>
        <w:rPr>
          <w:rFonts w:cs="Times New Roman"/>
        </w:rPr>
        <w:t>momen</w:t>
      </w:r>
      <w:proofErr w:type="spellEnd"/>
      <w:r>
        <w:rPr>
          <w:rFonts w:cs="Times New Roman"/>
        </w:rPr>
        <w:t>-L (</w:t>
      </w:r>
      <w:proofErr w:type="spellStart"/>
      <w:r>
        <w:rPr>
          <w:rFonts w:cs="Times New Roman"/>
        </w:rPr>
        <w:t>kepencongan</w:t>
      </w:r>
      <w:proofErr w:type="spellEnd"/>
      <w:r>
        <w:rPr>
          <w:rFonts w:cs="Times New Roman"/>
        </w:rPr>
        <w:t xml:space="preserve">-L τ₃ dan kurtosis-L τ₄) </w:t>
      </w:r>
      <w:proofErr w:type="spellStart"/>
      <w:r>
        <w:rPr>
          <w:rFonts w:cs="Times New Roman"/>
        </w:rPr>
        <w:t>dikira</w:t>
      </w:r>
      <w:proofErr w:type="spellEnd"/>
      <w:r>
        <w:rPr>
          <w:rFonts w:cs="Times New Roman"/>
        </w:rPr>
        <w:t xml:space="preserve"> bagi </w:t>
      </w:r>
      <w:proofErr w:type="spellStart"/>
      <w:r>
        <w:rPr>
          <w:rFonts w:cs="Times New Roman"/>
        </w:rPr>
        <w:t>mencirikan</w:t>
      </w:r>
      <w:proofErr w:type="spellEnd"/>
      <w:r>
        <w:rPr>
          <w:rFonts w:cs="Times New Roman"/>
        </w:rPr>
        <w:t xml:space="preserve"> </w:t>
      </w:r>
      <w:proofErr w:type="spellStart"/>
      <w:r>
        <w:rPr>
          <w:rFonts w:cs="Times New Roman"/>
        </w:rPr>
        <w:t>sifat</w:t>
      </w:r>
      <w:proofErr w:type="spellEnd"/>
      <w:r>
        <w:rPr>
          <w:rFonts w:cs="Times New Roman"/>
        </w:rPr>
        <w:t xml:space="preserve"> data </w:t>
      </w:r>
      <w:proofErr w:type="spellStart"/>
      <w:r>
        <w:rPr>
          <w:rFonts w:cs="Times New Roman"/>
        </w:rPr>
        <w:t>serantau</w:t>
      </w:r>
      <w:proofErr w:type="spellEnd"/>
      <w:r>
        <w:rPr>
          <w:rFonts w:cs="Times New Roman"/>
        </w:rPr>
        <w:t xml:space="preserve">. </w:t>
      </w:r>
      <w:proofErr w:type="spellStart"/>
      <w:r>
        <w:rPr>
          <w:rFonts w:cs="Times New Roman"/>
        </w:rPr>
        <w:t>Ketiga</w:t>
      </w:r>
      <w:proofErr w:type="spellEnd"/>
      <w:r>
        <w:rPr>
          <w:rFonts w:cs="Times New Roman"/>
        </w:rPr>
        <w:t xml:space="preserve">, parameter bagi </w:t>
      </w:r>
      <w:proofErr w:type="spellStart"/>
      <w:r>
        <w:rPr>
          <w:rFonts w:cs="Times New Roman"/>
        </w:rPr>
        <w:t>sembilan</w:t>
      </w:r>
      <w:proofErr w:type="spellEnd"/>
      <w:r>
        <w:rPr>
          <w:rFonts w:cs="Times New Roman"/>
        </w:rPr>
        <w:t xml:space="preserve"> </w:t>
      </w:r>
      <w:proofErr w:type="spellStart"/>
      <w:r>
        <w:rPr>
          <w:rFonts w:cs="Times New Roman"/>
        </w:rPr>
        <w:t>calon</w:t>
      </w:r>
      <w:proofErr w:type="spellEnd"/>
      <w:r>
        <w:rPr>
          <w:rFonts w:cs="Times New Roman"/>
        </w:rPr>
        <w:t xml:space="preserve"> </w:t>
      </w:r>
      <w:proofErr w:type="spellStart"/>
      <w:r>
        <w:rPr>
          <w:rFonts w:cs="Times New Roman"/>
        </w:rPr>
        <w:t>taburan</w:t>
      </w:r>
      <w:proofErr w:type="spellEnd"/>
      <w:r>
        <w:rPr>
          <w:rFonts w:cs="Times New Roman"/>
        </w:rPr>
        <w:t xml:space="preserve"> </w:t>
      </w:r>
      <w:proofErr w:type="spellStart"/>
      <w:r>
        <w:rPr>
          <w:rFonts w:cs="Times New Roman"/>
        </w:rPr>
        <w:t>kebarangkalian</w:t>
      </w:r>
      <w:proofErr w:type="spellEnd"/>
      <w:r>
        <w:rPr>
          <w:rFonts w:cs="Times New Roman"/>
        </w:rPr>
        <w:t xml:space="preserve"> (Gumbel, Normal, </w:t>
      </w:r>
      <w:proofErr w:type="spellStart"/>
      <w:r>
        <w:rPr>
          <w:rFonts w:cs="Times New Roman"/>
        </w:rPr>
        <w:t>Eksponen</w:t>
      </w:r>
      <w:proofErr w:type="spellEnd"/>
      <w:r>
        <w:rPr>
          <w:rFonts w:cs="Times New Roman"/>
        </w:rPr>
        <w:t xml:space="preserve">, Nilai </w:t>
      </w:r>
      <w:proofErr w:type="spellStart"/>
      <w:r>
        <w:rPr>
          <w:rFonts w:cs="Times New Roman"/>
        </w:rPr>
        <w:t>Ekstrem</w:t>
      </w:r>
      <w:proofErr w:type="spellEnd"/>
      <w:r>
        <w:rPr>
          <w:rFonts w:cs="Times New Roman"/>
        </w:rPr>
        <w:t xml:space="preserve"> </w:t>
      </w:r>
      <w:proofErr w:type="spellStart"/>
      <w:r>
        <w:rPr>
          <w:rFonts w:cs="Times New Roman"/>
        </w:rPr>
        <w:t>Teritlak</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Teritlak</w:t>
      </w:r>
      <w:proofErr w:type="spellEnd"/>
      <w:r>
        <w:rPr>
          <w:rFonts w:cs="Times New Roman"/>
        </w:rPr>
        <w:t xml:space="preserve">, Normal </w:t>
      </w:r>
      <w:proofErr w:type="spellStart"/>
      <w:r>
        <w:rPr>
          <w:rFonts w:cs="Times New Roman"/>
        </w:rPr>
        <w:t>Teritlak</w:t>
      </w:r>
      <w:proofErr w:type="spellEnd"/>
      <w:r>
        <w:rPr>
          <w:rFonts w:cs="Times New Roman"/>
        </w:rPr>
        <w:t xml:space="preserve">, Pareto </w:t>
      </w:r>
      <w:proofErr w:type="spellStart"/>
      <w:r>
        <w:rPr>
          <w:rFonts w:cs="Times New Roman"/>
        </w:rPr>
        <w:t>Teritlak</w:t>
      </w:r>
      <w:proofErr w:type="spellEnd"/>
      <w:r>
        <w:rPr>
          <w:rFonts w:cs="Times New Roman"/>
        </w:rPr>
        <w:t xml:space="preserve">, Pearson </w:t>
      </w:r>
      <w:proofErr w:type="spellStart"/>
      <w:r>
        <w:rPr>
          <w:rFonts w:cs="Times New Roman"/>
        </w:rPr>
        <w:t>Jenis</w:t>
      </w:r>
      <w:proofErr w:type="spellEnd"/>
      <w:r>
        <w:rPr>
          <w:rFonts w:cs="Times New Roman"/>
        </w:rPr>
        <w:t xml:space="preserve"> III, dan Kappa 4-Parameter) </w:t>
      </w:r>
      <w:proofErr w:type="spellStart"/>
      <w:r>
        <w:rPr>
          <w:rFonts w:cs="Times New Roman"/>
        </w:rPr>
        <w:t>dianggar</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kaedah</w:t>
      </w:r>
      <w:proofErr w:type="spellEnd"/>
      <w:r>
        <w:rPr>
          <w:rFonts w:cs="Times New Roman"/>
        </w:rPr>
        <w:t xml:space="preserve"> </w:t>
      </w:r>
      <w:proofErr w:type="spellStart"/>
      <w:r>
        <w:rPr>
          <w:rFonts w:cs="Times New Roman"/>
        </w:rPr>
        <w:t>momen</w:t>
      </w:r>
      <w:proofErr w:type="spellEnd"/>
      <w:r>
        <w:rPr>
          <w:rFonts w:cs="Times New Roman"/>
        </w:rPr>
        <w:t xml:space="preserve">-L. </w:t>
      </w:r>
      <w:proofErr w:type="spellStart"/>
      <w:r>
        <w:rPr>
          <w:rFonts w:cs="Times New Roman"/>
        </w:rPr>
        <w:t>Penyuaian</w:t>
      </w:r>
      <w:proofErr w:type="spellEnd"/>
      <w:r>
        <w:rPr>
          <w:rFonts w:cs="Times New Roman"/>
        </w:rPr>
        <w:t xml:space="preserve"> </w:t>
      </w:r>
      <w:proofErr w:type="spellStart"/>
      <w:r>
        <w:rPr>
          <w:rFonts w:cs="Times New Roman"/>
        </w:rPr>
        <w:t>taburan</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Indeks</w:t>
      </w:r>
      <w:proofErr w:type="spellEnd"/>
      <w:r>
        <w:rPr>
          <w:rFonts w:cs="Times New Roman"/>
        </w:rPr>
        <w:t xml:space="preserve"> </w:t>
      </w:r>
      <w:proofErr w:type="spellStart"/>
      <w:r>
        <w:rPr>
          <w:rFonts w:cs="Times New Roman"/>
        </w:rPr>
        <w:t>Sisihan</w:t>
      </w:r>
      <w:proofErr w:type="spellEnd"/>
      <w:r>
        <w:rPr>
          <w:rFonts w:cs="Times New Roman"/>
        </w:rPr>
        <w:t xml:space="preserve"> </w:t>
      </w:r>
      <w:proofErr w:type="spellStart"/>
      <w:r>
        <w:rPr>
          <w:rFonts w:cs="Times New Roman"/>
        </w:rPr>
        <w:t>Mutlak</w:t>
      </w:r>
      <w:proofErr w:type="spellEnd"/>
      <w:r>
        <w:rPr>
          <w:rFonts w:cs="Times New Roman"/>
        </w:rPr>
        <w:t xml:space="preserve"> Min (MADI) dan </w:t>
      </w:r>
      <w:proofErr w:type="spellStart"/>
      <w:r>
        <w:rPr>
          <w:rFonts w:cs="Times New Roman"/>
        </w:rPr>
        <w:t>Indeks</w:t>
      </w:r>
      <w:proofErr w:type="spellEnd"/>
      <w:r>
        <w:rPr>
          <w:rFonts w:cs="Times New Roman"/>
        </w:rPr>
        <w:t xml:space="preserve"> </w:t>
      </w:r>
      <w:proofErr w:type="spellStart"/>
      <w:r>
        <w:rPr>
          <w:rFonts w:cs="Times New Roman"/>
        </w:rPr>
        <w:t>Sisihan</w:t>
      </w:r>
      <w:proofErr w:type="spellEnd"/>
      <w:r>
        <w:rPr>
          <w:rFonts w:cs="Times New Roman"/>
        </w:rPr>
        <w:t xml:space="preserve"> Kuasa </w:t>
      </w:r>
      <w:proofErr w:type="spellStart"/>
      <w:r>
        <w:rPr>
          <w:rFonts w:cs="Times New Roman"/>
        </w:rPr>
        <w:t>Dua</w:t>
      </w:r>
      <w:proofErr w:type="spellEnd"/>
      <w:r>
        <w:rPr>
          <w:rFonts w:cs="Times New Roman"/>
        </w:rPr>
        <w:t xml:space="preserve"> Min (MSDI) </w:t>
      </w:r>
      <w:proofErr w:type="spellStart"/>
      <w:r>
        <w:rPr>
          <w:rFonts w:cs="Times New Roman"/>
        </w:rPr>
        <w:t>bersandarkan</w:t>
      </w:r>
      <w:proofErr w:type="spellEnd"/>
      <w:r>
        <w:rPr>
          <w:rFonts w:cs="Times New Roman"/>
        </w:rPr>
        <w:t xml:space="preserve"> </w:t>
      </w:r>
      <w:proofErr w:type="spellStart"/>
      <w:r>
        <w:rPr>
          <w:rFonts w:cs="Times New Roman"/>
        </w:rPr>
        <w:t>kedudukan</w:t>
      </w:r>
      <w:proofErr w:type="spellEnd"/>
      <w:r>
        <w:rPr>
          <w:rFonts w:cs="Times New Roman"/>
        </w:rPr>
        <w:t xml:space="preserve"> </w:t>
      </w:r>
      <w:proofErr w:type="spellStart"/>
      <w:r>
        <w:rPr>
          <w:rFonts w:cs="Times New Roman"/>
        </w:rPr>
        <w:t>pemplotan</w:t>
      </w:r>
      <w:proofErr w:type="spellEnd"/>
      <w:r>
        <w:rPr>
          <w:rFonts w:cs="Times New Roman"/>
        </w:rPr>
        <w:t xml:space="preserve"> </w:t>
      </w:r>
      <w:proofErr w:type="spellStart"/>
      <w:r>
        <w:rPr>
          <w:rFonts w:cs="Times New Roman"/>
        </w:rPr>
        <w:t>Gringorten</w:t>
      </w:r>
      <w:proofErr w:type="spellEnd"/>
      <w:r>
        <w:rPr>
          <w:rFonts w:cs="Times New Roman"/>
        </w:rPr>
        <w:t xml:space="preserve">. Akhir </w:t>
      </w:r>
      <w:proofErr w:type="spellStart"/>
      <w:r>
        <w:rPr>
          <w:rFonts w:cs="Times New Roman"/>
        </w:rPr>
        <w:t>sekali</w:t>
      </w:r>
      <w:proofErr w:type="spellEnd"/>
      <w:r>
        <w:rPr>
          <w:rFonts w:cs="Times New Roman"/>
        </w:rPr>
        <w:t xml:space="preserve">, </w:t>
      </w:r>
      <w:proofErr w:type="spellStart"/>
      <w:r>
        <w:rPr>
          <w:rFonts w:cs="Times New Roman"/>
        </w:rPr>
        <w:t>kuantil</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reka</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dianggar</w:t>
      </w:r>
      <w:proofErr w:type="spellEnd"/>
      <w:r>
        <w:rPr>
          <w:rFonts w:cs="Times New Roman"/>
        </w:rPr>
        <w:t xml:space="preserve"> bagi kala </w:t>
      </w:r>
      <w:proofErr w:type="spellStart"/>
      <w:r>
        <w:rPr>
          <w:rFonts w:cs="Times New Roman"/>
        </w:rPr>
        <w:t>ulangan</w:t>
      </w:r>
      <w:proofErr w:type="spellEnd"/>
      <w:r>
        <w:rPr>
          <w:rFonts w:cs="Times New Roman"/>
        </w:rPr>
        <w:t xml:space="preserve"> </w:t>
      </w:r>
      <w:proofErr w:type="spellStart"/>
      <w:r>
        <w:rPr>
          <w:rFonts w:cs="Times New Roman"/>
        </w:rPr>
        <w:t>antara</w:t>
      </w:r>
      <w:proofErr w:type="spellEnd"/>
      <w:r>
        <w:rPr>
          <w:rFonts w:cs="Times New Roman"/>
        </w:rPr>
        <w:t xml:space="preserve"> 2 </w:t>
      </w:r>
      <w:proofErr w:type="spellStart"/>
      <w:r>
        <w:rPr>
          <w:rFonts w:cs="Times New Roman"/>
        </w:rPr>
        <w:t>hingga</w:t>
      </w:r>
      <w:proofErr w:type="spellEnd"/>
      <w:r>
        <w:rPr>
          <w:rFonts w:cs="Times New Roman"/>
        </w:rPr>
        <w:t xml:space="preserve"> 100 </w:t>
      </w:r>
      <w:proofErr w:type="spellStart"/>
      <w:r>
        <w:rPr>
          <w:rFonts w:cs="Times New Roman"/>
        </w:rPr>
        <w:t>tahun</w:t>
      </w:r>
      <w:proofErr w:type="spellEnd"/>
      <w:r>
        <w:rPr>
          <w:rFonts w:cs="Times New Roman"/>
        </w:rPr>
        <w:t xml:space="preserve">, dan </w:t>
      </w:r>
      <w:proofErr w:type="spellStart"/>
      <w:r>
        <w:rPr>
          <w:rFonts w:cs="Times New Roman"/>
        </w:rPr>
        <w:t>faktor</w:t>
      </w:r>
      <w:proofErr w:type="spellEnd"/>
      <w:r>
        <w:rPr>
          <w:rFonts w:cs="Times New Roman"/>
        </w:rPr>
        <w:t xml:space="preserve"> </w:t>
      </w:r>
      <w:proofErr w:type="spellStart"/>
      <w:r>
        <w:rPr>
          <w:rFonts w:cs="Times New Roman"/>
        </w:rPr>
        <w:t>lebihan</w:t>
      </w:r>
      <w:proofErr w:type="spellEnd"/>
      <w:r>
        <w:rPr>
          <w:rFonts w:cs="Times New Roman"/>
        </w:rPr>
        <w:t xml:space="preserve"> </w:t>
      </w:r>
      <w:proofErr w:type="spellStart"/>
      <w:r>
        <w:rPr>
          <w:rFonts w:cs="Times New Roman"/>
        </w:rPr>
        <w:t>anggaran</w:t>
      </w:r>
      <w:proofErr w:type="spellEnd"/>
      <w:r>
        <w:rPr>
          <w:rFonts w:cs="Times New Roman"/>
        </w:rPr>
        <w:t xml:space="preserve"> </w:t>
      </w:r>
      <w:proofErr w:type="spellStart"/>
      <w:r>
        <w:rPr>
          <w:rFonts w:cs="Times New Roman"/>
        </w:rPr>
        <w:t>dirumuskan</w:t>
      </w:r>
      <w:proofErr w:type="spellEnd"/>
      <w:r>
        <w:rPr>
          <w:rFonts w:cs="Times New Roman"/>
        </w:rPr>
        <w:t xml:space="preserve"> bagi </w:t>
      </w:r>
      <w:proofErr w:type="spellStart"/>
      <w:r>
        <w:rPr>
          <w:rFonts w:cs="Times New Roman"/>
        </w:rPr>
        <w:t>mengkuantifikasi</w:t>
      </w:r>
      <w:proofErr w:type="spellEnd"/>
      <w:r>
        <w:rPr>
          <w:rFonts w:cs="Times New Roman"/>
        </w:rPr>
        <w:t xml:space="preserve"> </w:t>
      </w:r>
      <w:proofErr w:type="spellStart"/>
      <w:r>
        <w:rPr>
          <w:rFonts w:cs="Times New Roman"/>
        </w:rPr>
        <w:t>pincang</w:t>
      </w:r>
      <w:proofErr w:type="spellEnd"/>
      <w:r>
        <w:rPr>
          <w:rFonts w:cs="Times New Roman"/>
        </w:rPr>
        <w:t xml:space="preserve"> </w:t>
      </w:r>
      <w:proofErr w:type="spellStart"/>
      <w:r>
        <w:rPr>
          <w:rFonts w:cs="Times New Roman"/>
        </w:rPr>
        <w:t>penentuan</w:t>
      </w:r>
      <w:proofErr w:type="spellEnd"/>
      <w:r>
        <w:rPr>
          <w:rFonts w:cs="Times New Roman"/>
        </w:rPr>
        <w:t xml:space="preserve"> </w:t>
      </w:r>
      <w:proofErr w:type="spellStart"/>
      <w:r>
        <w:rPr>
          <w:rFonts w:cs="Times New Roman"/>
        </w:rPr>
        <w:t>keberulangan</w:t>
      </w:r>
      <w:proofErr w:type="spellEnd"/>
      <w:r>
        <w:rPr>
          <w:rFonts w:cs="Times New Roman"/>
        </w:rPr>
        <w:t xml:space="preserve"> </w:t>
      </w:r>
      <w:proofErr w:type="spellStart"/>
      <w:r>
        <w:rPr>
          <w:rFonts w:cs="Times New Roman"/>
        </w:rPr>
        <w:t>antara</w:t>
      </w:r>
      <w:proofErr w:type="spellEnd"/>
      <w:r>
        <w:rPr>
          <w:rFonts w:cs="Times New Roman"/>
        </w:rPr>
        <w:t xml:space="preserve"> </w:t>
      </w:r>
      <w:proofErr w:type="spellStart"/>
      <w:r>
        <w:rPr>
          <w:rFonts w:cs="Times New Roman"/>
        </w:rPr>
        <w:t>siri</w:t>
      </w:r>
      <w:proofErr w:type="spellEnd"/>
      <w:r>
        <w:rPr>
          <w:rFonts w:cs="Times New Roman"/>
        </w:rPr>
        <w:t xml:space="preserve"> AMS dan </w:t>
      </w:r>
      <w:proofErr w:type="spellStart"/>
      <w:r>
        <w:rPr>
          <w:rFonts w:cs="Times New Roman"/>
        </w:rPr>
        <w:t>siri</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harian</w:t>
      </w:r>
      <w:proofErr w:type="spellEnd"/>
      <w:r>
        <w:rPr>
          <w:rFonts w:cs="Times New Roman"/>
        </w:rPr>
        <w:t xml:space="preserve">. </w:t>
      </w:r>
      <w:r>
        <w:rPr>
          <w:rFonts w:cs="Times New Roman"/>
          <w:b/>
        </w:rPr>
        <w:t>Keputusan:</w:t>
      </w:r>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empirikal</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bahawa</w:t>
      </w:r>
      <w:proofErr w:type="spellEnd"/>
      <w:r>
        <w:rPr>
          <w:rFonts w:cs="Times New Roman"/>
        </w:rPr>
        <w:t xml:space="preserve"> </w:t>
      </w:r>
      <w:proofErr w:type="spellStart"/>
      <w:r>
        <w:rPr>
          <w:rFonts w:cs="Times New Roman"/>
        </w:rPr>
        <w:t>taburan</w:t>
      </w:r>
      <w:proofErr w:type="spellEnd"/>
      <w:r>
        <w:rPr>
          <w:rFonts w:cs="Times New Roman"/>
        </w:rPr>
        <w:t xml:space="preserve"> Kappa 4-Parameter </w:t>
      </w:r>
      <w:proofErr w:type="spellStart"/>
      <w:r>
        <w:rPr>
          <w:rFonts w:cs="Times New Roman"/>
        </w:rPr>
        <w:t>memberikan</w:t>
      </w:r>
      <w:proofErr w:type="spellEnd"/>
      <w:r>
        <w:rPr>
          <w:rFonts w:cs="Times New Roman"/>
        </w:rPr>
        <w:t xml:space="preserve"> </w:t>
      </w:r>
      <w:proofErr w:type="spellStart"/>
      <w:r>
        <w:rPr>
          <w:rFonts w:cs="Times New Roman"/>
        </w:rPr>
        <w:t>penyuaian</w:t>
      </w:r>
      <w:proofErr w:type="spellEnd"/>
      <w:r>
        <w:rPr>
          <w:rFonts w:cs="Times New Roman"/>
        </w:rPr>
        <w:t xml:space="preserve"> paling optimum bagi </w:t>
      </w:r>
      <w:proofErr w:type="spellStart"/>
      <w:r>
        <w:rPr>
          <w:rFonts w:cs="Times New Roman"/>
        </w:rPr>
        <w:t>kedua-dua</w:t>
      </w:r>
      <w:proofErr w:type="spellEnd"/>
      <w:r>
        <w:rPr>
          <w:rFonts w:cs="Times New Roman"/>
        </w:rPr>
        <w:t xml:space="preserve"> set data, </w:t>
      </w:r>
      <w:proofErr w:type="spellStart"/>
      <w:r>
        <w:rPr>
          <w:rFonts w:cs="Times New Roman"/>
        </w:rPr>
        <w:t>iaitu</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taburan</w:t>
      </w:r>
      <w:proofErr w:type="spellEnd"/>
      <w:r>
        <w:rPr>
          <w:rFonts w:cs="Times New Roman"/>
        </w:rPr>
        <w:t xml:space="preserve"> </w:t>
      </w:r>
      <w:proofErr w:type="spellStart"/>
      <w:r>
        <w:rPr>
          <w:rFonts w:cs="Times New Roman"/>
        </w:rPr>
        <w:t>terbaik</w:t>
      </w:r>
      <w:proofErr w:type="spellEnd"/>
      <w:r>
        <w:rPr>
          <w:rFonts w:cs="Times New Roman"/>
        </w:rPr>
        <w:t xml:space="preserve"> </w:t>
      </w:r>
      <w:proofErr w:type="spellStart"/>
      <w:r>
        <w:rPr>
          <w:rFonts w:cs="Times New Roman"/>
        </w:rPr>
        <w:t>untuk</w:t>
      </w:r>
      <w:proofErr w:type="spellEnd"/>
      <w:r>
        <w:rPr>
          <w:rFonts w:cs="Times New Roman"/>
        </w:rPr>
        <w:t xml:space="preserve"> 40% </w:t>
      </w:r>
      <w:proofErr w:type="spellStart"/>
      <w:r>
        <w:rPr>
          <w:rFonts w:cs="Times New Roman"/>
        </w:rPr>
        <w:t>stesen</w:t>
      </w:r>
      <w:proofErr w:type="spellEnd"/>
      <w:r>
        <w:rPr>
          <w:rFonts w:cs="Times New Roman"/>
        </w:rPr>
        <w:t xml:space="preserve"> AMS dan 100% </w:t>
      </w:r>
      <w:proofErr w:type="spellStart"/>
      <w:r>
        <w:rPr>
          <w:rFonts w:cs="Times New Roman"/>
        </w:rPr>
        <w:t>stesen</w:t>
      </w:r>
      <w:proofErr w:type="spellEnd"/>
      <w:r>
        <w:rPr>
          <w:rFonts w:cs="Times New Roman"/>
        </w:rPr>
        <w:t xml:space="preserve"> </w:t>
      </w:r>
      <w:proofErr w:type="spellStart"/>
      <w:r>
        <w:rPr>
          <w:rFonts w:cs="Times New Roman"/>
        </w:rPr>
        <w:t>harian</w:t>
      </w:r>
      <w:proofErr w:type="spellEnd"/>
      <w:r>
        <w:rPr>
          <w:rFonts w:cs="Times New Roman"/>
        </w:rPr>
        <w:t xml:space="preserve">, </w:t>
      </w:r>
      <w:proofErr w:type="spellStart"/>
      <w:r>
        <w:rPr>
          <w:rFonts w:cs="Times New Roman"/>
        </w:rPr>
        <w:t>sekali</w:t>
      </w:r>
      <w:proofErr w:type="spellEnd"/>
      <w:r>
        <w:rPr>
          <w:rFonts w:cs="Times New Roman"/>
        </w:rPr>
        <w:t xml:space="preserve"> </w:t>
      </w:r>
      <w:proofErr w:type="spellStart"/>
      <w:r>
        <w:rPr>
          <w:rFonts w:cs="Times New Roman"/>
        </w:rPr>
        <w:t>gus</w:t>
      </w:r>
      <w:proofErr w:type="spellEnd"/>
      <w:r>
        <w:rPr>
          <w:rFonts w:cs="Times New Roman"/>
        </w:rPr>
        <w:t xml:space="preserve"> </w:t>
      </w:r>
      <w:proofErr w:type="spellStart"/>
      <w:r>
        <w:rPr>
          <w:rFonts w:cs="Times New Roman"/>
        </w:rPr>
        <w:t>mengesahkan</w:t>
      </w:r>
      <w:proofErr w:type="spellEnd"/>
      <w:r>
        <w:rPr>
          <w:rFonts w:cs="Times New Roman"/>
        </w:rPr>
        <w:t xml:space="preserve"> </w:t>
      </w:r>
      <w:proofErr w:type="spellStart"/>
      <w:r>
        <w:rPr>
          <w:rFonts w:cs="Times New Roman"/>
        </w:rPr>
        <w:t>kesesuaian</w:t>
      </w:r>
      <w:proofErr w:type="spellEnd"/>
      <w:r>
        <w:rPr>
          <w:rFonts w:cs="Times New Roman"/>
        </w:rPr>
        <w:t xml:space="preserve"> </w:t>
      </w:r>
      <w:proofErr w:type="spellStart"/>
      <w:r>
        <w:rPr>
          <w:rFonts w:cs="Times New Roman"/>
        </w:rPr>
        <w:t>taburan</w:t>
      </w:r>
      <w:proofErr w:type="spellEnd"/>
      <w:r>
        <w:rPr>
          <w:rFonts w:cs="Times New Roman"/>
        </w:rPr>
        <w:t xml:space="preserve"> </w:t>
      </w:r>
      <w:proofErr w:type="spellStart"/>
      <w:r>
        <w:rPr>
          <w:rFonts w:cs="Times New Roman"/>
        </w:rPr>
        <w:t>tersebut</w:t>
      </w:r>
      <w:proofErr w:type="spellEnd"/>
      <w:r>
        <w:rPr>
          <w:rFonts w:cs="Times New Roman"/>
        </w:rPr>
        <w:t xml:space="preserve"> bagi </w:t>
      </w:r>
      <w:proofErr w:type="spellStart"/>
      <w:r>
        <w:rPr>
          <w:rFonts w:cs="Times New Roman"/>
        </w:rPr>
        <w:t>corak</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tropika</w:t>
      </w:r>
      <w:proofErr w:type="spellEnd"/>
      <w:r>
        <w:rPr>
          <w:rFonts w:cs="Times New Roman"/>
        </w:rPr>
        <w:t xml:space="preserve"> yang </w:t>
      </w:r>
      <w:proofErr w:type="spellStart"/>
      <w:r>
        <w:rPr>
          <w:rFonts w:cs="Times New Roman"/>
        </w:rPr>
        <w:t>terpencong</w:t>
      </w:r>
      <w:proofErr w:type="spellEnd"/>
      <w:r>
        <w:rPr>
          <w:rFonts w:cs="Times New Roman"/>
        </w:rPr>
        <w:t xml:space="preserve">. </w:t>
      </w:r>
      <w:proofErr w:type="spellStart"/>
      <w:r>
        <w:rPr>
          <w:rFonts w:cs="Times New Roman"/>
        </w:rPr>
        <w:t>Rekod</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harian</w:t>
      </w:r>
      <w:proofErr w:type="spellEnd"/>
      <w:r>
        <w:rPr>
          <w:rFonts w:cs="Times New Roman"/>
        </w:rPr>
        <w:t xml:space="preserve"> </w:t>
      </w:r>
      <w:proofErr w:type="spellStart"/>
      <w:r>
        <w:rPr>
          <w:rFonts w:cs="Times New Roman"/>
        </w:rPr>
        <w:t>menunjukkan</w:t>
      </w:r>
      <w:proofErr w:type="spellEnd"/>
      <w:r>
        <w:rPr>
          <w:rFonts w:cs="Times New Roman"/>
        </w:rPr>
        <w:t xml:space="preserve"> </w:t>
      </w:r>
      <w:proofErr w:type="spellStart"/>
      <w:r>
        <w:rPr>
          <w:rFonts w:cs="Times New Roman"/>
        </w:rPr>
        <w:t>kepencongan</w:t>
      </w:r>
      <w:proofErr w:type="spellEnd"/>
      <w:r>
        <w:rPr>
          <w:rFonts w:cs="Times New Roman"/>
        </w:rPr>
        <w:t xml:space="preserve">-L yang lebih </w:t>
      </w:r>
      <w:proofErr w:type="spellStart"/>
      <w:r>
        <w:rPr>
          <w:rFonts w:cs="Times New Roman"/>
        </w:rPr>
        <w:t>tinggi</w:t>
      </w:r>
      <w:proofErr w:type="spellEnd"/>
      <w:r>
        <w:rPr>
          <w:rFonts w:cs="Times New Roman"/>
        </w:rPr>
        <w:t xml:space="preserve"> (τ₃ ≈ 0.47–0.55) </w:t>
      </w:r>
      <w:proofErr w:type="spellStart"/>
      <w:r>
        <w:rPr>
          <w:rFonts w:cs="Times New Roman"/>
        </w:rPr>
        <w:t>berbanding</w:t>
      </w:r>
      <w:proofErr w:type="spellEnd"/>
      <w:r>
        <w:rPr>
          <w:rFonts w:cs="Times New Roman"/>
        </w:rPr>
        <w:t xml:space="preserve"> </w:t>
      </w:r>
      <w:proofErr w:type="spellStart"/>
      <w:r>
        <w:rPr>
          <w:rFonts w:cs="Times New Roman"/>
        </w:rPr>
        <w:t>siri</w:t>
      </w:r>
      <w:proofErr w:type="spellEnd"/>
      <w:r>
        <w:rPr>
          <w:rFonts w:cs="Times New Roman"/>
        </w:rPr>
        <w:t xml:space="preserve"> AMS, </w:t>
      </w:r>
      <w:proofErr w:type="spellStart"/>
      <w:r>
        <w:rPr>
          <w:rFonts w:cs="Times New Roman"/>
        </w:rPr>
        <w:t>mengesahkan</w:t>
      </w:r>
      <w:proofErr w:type="spellEnd"/>
      <w:r>
        <w:rPr>
          <w:rFonts w:cs="Times New Roman"/>
        </w:rPr>
        <w:t xml:space="preserve"> </w:t>
      </w:r>
      <w:proofErr w:type="spellStart"/>
      <w:r>
        <w:rPr>
          <w:rFonts w:cs="Times New Roman"/>
        </w:rPr>
        <w:t>ciri</w:t>
      </w:r>
      <w:proofErr w:type="spellEnd"/>
      <w:r>
        <w:rPr>
          <w:rFonts w:cs="Times New Roman"/>
        </w:rPr>
        <w:t xml:space="preserve"> </w:t>
      </w:r>
      <w:proofErr w:type="spellStart"/>
      <w:r>
        <w:rPr>
          <w:rFonts w:cs="Times New Roman"/>
        </w:rPr>
        <w:t>terpencong</w:t>
      </w:r>
      <w:proofErr w:type="spellEnd"/>
      <w:r>
        <w:rPr>
          <w:rFonts w:cs="Times New Roman"/>
        </w:rPr>
        <w:t xml:space="preserve"> </w:t>
      </w:r>
      <w:proofErr w:type="spellStart"/>
      <w:r>
        <w:rPr>
          <w:rFonts w:cs="Times New Roman"/>
        </w:rPr>
        <w:t>ke</w:t>
      </w:r>
      <w:proofErr w:type="spellEnd"/>
      <w:r>
        <w:rPr>
          <w:rFonts w:cs="Times New Roman"/>
        </w:rPr>
        <w:t xml:space="preserve"> </w:t>
      </w:r>
      <w:proofErr w:type="spellStart"/>
      <w:r>
        <w:rPr>
          <w:rFonts w:cs="Times New Roman"/>
        </w:rPr>
        <w:t>kanan</w:t>
      </w:r>
      <w:proofErr w:type="spellEnd"/>
      <w:r>
        <w:rPr>
          <w:rFonts w:cs="Times New Roman"/>
        </w:rPr>
        <w:t xml:space="preserve"> di mana model </w:t>
      </w:r>
      <w:proofErr w:type="spellStart"/>
      <w:r>
        <w:rPr>
          <w:rFonts w:cs="Times New Roman"/>
        </w:rPr>
        <w:t>piawai</w:t>
      </w:r>
      <w:proofErr w:type="spellEnd"/>
      <w:r>
        <w:rPr>
          <w:rFonts w:cs="Times New Roman"/>
        </w:rPr>
        <w:t xml:space="preserve"> </w:t>
      </w:r>
      <w:proofErr w:type="spellStart"/>
      <w:r>
        <w:rPr>
          <w:rFonts w:cs="Times New Roman"/>
        </w:rPr>
        <w:t>lazimnya</w:t>
      </w:r>
      <w:proofErr w:type="spellEnd"/>
      <w:r>
        <w:rPr>
          <w:rFonts w:cs="Times New Roman"/>
        </w:rPr>
        <w:t xml:space="preserve"> </w:t>
      </w:r>
      <w:proofErr w:type="spellStart"/>
      <w:r>
        <w:rPr>
          <w:rFonts w:cs="Times New Roman"/>
        </w:rPr>
        <w:t>memberikan</w:t>
      </w:r>
      <w:proofErr w:type="spellEnd"/>
      <w:r>
        <w:rPr>
          <w:rFonts w:cs="Times New Roman"/>
        </w:rPr>
        <w:t xml:space="preserve"> </w:t>
      </w:r>
      <w:proofErr w:type="spellStart"/>
      <w:r>
        <w:rPr>
          <w:rFonts w:cs="Times New Roman"/>
        </w:rPr>
        <w:t>anggaran</w:t>
      </w:r>
      <w:proofErr w:type="spellEnd"/>
      <w:r>
        <w:rPr>
          <w:rFonts w:cs="Times New Roman"/>
        </w:rPr>
        <w:t xml:space="preserve"> </w:t>
      </w:r>
      <w:proofErr w:type="spellStart"/>
      <w:r>
        <w:rPr>
          <w:rFonts w:cs="Times New Roman"/>
        </w:rPr>
        <w:t>terkurang</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tradisional</w:t>
      </w:r>
      <w:proofErr w:type="spellEnd"/>
      <w:r>
        <w:rPr>
          <w:rFonts w:cs="Times New Roman"/>
        </w:rPr>
        <w:t xml:space="preserve"> AMS </w:t>
      </w:r>
      <w:proofErr w:type="spellStart"/>
      <w:r>
        <w:rPr>
          <w:rFonts w:cs="Times New Roman"/>
        </w:rPr>
        <w:t>menunjukkan</w:t>
      </w:r>
      <w:proofErr w:type="spellEnd"/>
      <w:r>
        <w:rPr>
          <w:rFonts w:cs="Times New Roman"/>
        </w:rPr>
        <w:t xml:space="preserve"> </w:t>
      </w:r>
      <w:proofErr w:type="spellStart"/>
      <w:r>
        <w:rPr>
          <w:rFonts w:cs="Times New Roman"/>
        </w:rPr>
        <w:t>lebihan</w:t>
      </w:r>
      <w:proofErr w:type="spellEnd"/>
      <w:r>
        <w:rPr>
          <w:rFonts w:cs="Times New Roman"/>
        </w:rPr>
        <w:t xml:space="preserve"> </w:t>
      </w:r>
      <w:proofErr w:type="spellStart"/>
      <w:r>
        <w:rPr>
          <w:rFonts w:cs="Times New Roman"/>
        </w:rPr>
        <w:t>anggaran</w:t>
      </w:r>
      <w:proofErr w:type="spellEnd"/>
      <w:r>
        <w:rPr>
          <w:rFonts w:cs="Times New Roman"/>
        </w:rPr>
        <w:t xml:space="preserve"> kala </w:t>
      </w:r>
      <w:proofErr w:type="spellStart"/>
      <w:r>
        <w:rPr>
          <w:rFonts w:cs="Times New Roman"/>
        </w:rPr>
        <w:t>ulangan</w:t>
      </w:r>
      <w:proofErr w:type="spellEnd"/>
      <w:r>
        <w:rPr>
          <w:rFonts w:cs="Times New Roman"/>
        </w:rPr>
        <w:t xml:space="preserve"> yang </w:t>
      </w:r>
      <w:proofErr w:type="spellStart"/>
      <w:r>
        <w:rPr>
          <w:rFonts w:cs="Times New Roman"/>
        </w:rPr>
        <w:t>sistematik</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purata</w:t>
      </w:r>
      <w:proofErr w:type="spellEnd"/>
      <w:r>
        <w:rPr>
          <w:rFonts w:cs="Times New Roman"/>
        </w:rPr>
        <w:t xml:space="preserve"> </w:t>
      </w:r>
      <w:proofErr w:type="spellStart"/>
      <w:r>
        <w:rPr>
          <w:rFonts w:cs="Times New Roman"/>
        </w:rPr>
        <w:t>faktor</w:t>
      </w:r>
      <w:proofErr w:type="spellEnd"/>
      <w:r>
        <w:rPr>
          <w:rFonts w:cs="Times New Roman"/>
        </w:rPr>
        <w:t xml:space="preserve"> </w:t>
      </w:r>
      <w:proofErr w:type="spellStart"/>
      <w:r>
        <w:rPr>
          <w:rFonts w:cs="Times New Roman"/>
        </w:rPr>
        <w:t>lebihan</w:t>
      </w:r>
      <w:proofErr w:type="spellEnd"/>
      <w:r>
        <w:rPr>
          <w:rFonts w:cs="Times New Roman"/>
        </w:rPr>
        <w:t xml:space="preserve"> </w:t>
      </w:r>
      <w:proofErr w:type="spellStart"/>
      <w:r>
        <w:rPr>
          <w:rFonts w:cs="Times New Roman"/>
        </w:rPr>
        <w:t>anggaran</w:t>
      </w:r>
      <w:proofErr w:type="spellEnd"/>
      <w:r>
        <w:rPr>
          <w:rFonts w:cs="Times New Roman"/>
        </w:rPr>
        <w:t xml:space="preserve"> </w:t>
      </w:r>
      <w:proofErr w:type="spellStart"/>
      <w:r>
        <w:rPr>
          <w:rFonts w:cs="Times New Roman"/>
        </w:rPr>
        <w:t>sebanyak</w:t>
      </w:r>
      <w:proofErr w:type="spellEnd"/>
      <w:r>
        <w:rPr>
          <w:rFonts w:cs="Times New Roman"/>
        </w:rPr>
        <w:t xml:space="preserve"> 8.50 pada </w:t>
      </w:r>
      <w:proofErr w:type="spellStart"/>
      <w:r>
        <w:rPr>
          <w:rFonts w:cs="Times New Roman"/>
        </w:rPr>
        <w:t>persentil</w:t>
      </w:r>
      <w:proofErr w:type="spellEnd"/>
      <w:r>
        <w:rPr>
          <w:rFonts w:cs="Times New Roman"/>
        </w:rPr>
        <w:t xml:space="preserve"> ke-99 </w:t>
      </w:r>
      <w:proofErr w:type="spellStart"/>
      <w:r>
        <w:rPr>
          <w:rFonts w:cs="Times New Roman"/>
        </w:rPr>
        <w:t>berbanding</w:t>
      </w:r>
      <w:proofErr w:type="spellEnd"/>
      <w:r>
        <w:rPr>
          <w:rFonts w:cs="Times New Roman"/>
        </w:rPr>
        <w:t xml:space="preserve"> data </w:t>
      </w:r>
      <w:proofErr w:type="spellStart"/>
      <w:r>
        <w:rPr>
          <w:rFonts w:cs="Times New Roman"/>
        </w:rPr>
        <w:t>hujan</w:t>
      </w:r>
      <w:proofErr w:type="spellEnd"/>
      <w:r>
        <w:rPr>
          <w:rFonts w:cs="Times New Roman"/>
        </w:rPr>
        <w:t xml:space="preserve"> </w:t>
      </w:r>
      <w:proofErr w:type="spellStart"/>
      <w:r>
        <w:rPr>
          <w:rFonts w:cs="Times New Roman"/>
        </w:rPr>
        <w:t>harian</w:t>
      </w:r>
      <w:proofErr w:type="spellEnd"/>
      <w:r>
        <w:rPr>
          <w:rFonts w:cs="Times New Roman"/>
        </w:rPr>
        <w:t xml:space="preserve">. </w:t>
      </w:r>
      <w:proofErr w:type="spellStart"/>
      <w:r>
        <w:rPr>
          <w:rFonts w:cs="Times New Roman"/>
        </w:rPr>
        <w:t>Percanggahan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bahawa</w:t>
      </w:r>
      <w:proofErr w:type="spellEnd"/>
      <w:r>
        <w:rPr>
          <w:rFonts w:cs="Times New Roman"/>
        </w:rPr>
        <w:t xml:space="preserve"> </w:t>
      </w:r>
      <w:proofErr w:type="spellStart"/>
      <w:r>
        <w:rPr>
          <w:rFonts w:cs="Times New Roman"/>
        </w:rPr>
        <w:t>sesuatu</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melampau</w:t>
      </w:r>
      <w:proofErr w:type="spellEnd"/>
      <w:r>
        <w:rPr>
          <w:rFonts w:cs="Times New Roman"/>
        </w:rPr>
        <w:t xml:space="preserve"> yang </w:t>
      </w:r>
      <w:proofErr w:type="spellStart"/>
      <w:r>
        <w:rPr>
          <w:rFonts w:cs="Times New Roman"/>
        </w:rPr>
        <w:t>diklasifikasikan</w:t>
      </w:r>
      <w:proofErr w:type="spellEnd"/>
      <w:r>
        <w:rPr>
          <w:rFonts w:cs="Times New Roman"/>
        </w:rPr>
        <w:t xml:space="preserve"> di </w:t>
      </w:r>
      <w:proofErr w:type="spellStart"/>
      <w:r>
        <w:rPr>
          <w:rFonts w:cs="Times New Roman"/>
        </w:rPr>
        <w:t>bawah</w:t>
      </w:r>
      <w:proofErr w:type="spellEnd"/>
      <w:r>
        <w:rPr>
          <w:rFonts w:cs="Times New Roman"/>
        </w:rPr>
        <w:t xml:space="preserve"> AMS </w:t>
      </w:r>
      <w:proofErr w:type="spellStart"/>
      <w:r>
        <w:rPr>
          <w:rFonts w:cs="Times New Roman"/>
        </w:rPr>
        <w:t>sebagai</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berulang</w:t>
      </w:r>
      <w:proofErr w:type="spellEnd"/>
      <w:r>
        <w:rPr>
          <w:rFonts w:cs="Times New Roman"/>
        </w:rPr>
        <w:t xml:space="preserve"> </w:t>
      </w:r>
      <w:proofErr w:type="spellStart"/>
      <w:r>
        <w:rPr>
          <w:rFonts w:cs="Times New Roman"/>
        </w:rPr>
        <w:t>sekali</w:t>
      </w:r>
      <w:proofErr w:type="spellEnd"/>
      <w:r>
        <w:rPr>
          <w:rFonts w:cs="Times New Roman"/>
        </w:rPr>
        <w:t xml:space="preserve"> </w:t>
      </w:r>
      <w:proofErr w:type="spellStart"/>
      <w:r>
        <w:rPr>
          <w:rFonts w:cs="Times New Roman"/>
        </w:rPr>
        <w:t>setahun</w:t>
      </w:r>
      <w:proofErr w:type="spellEnd"/>
      <w:r>
        <w:rPr>
          <w:rFonts w:cs="Times New Roman"/>
        </w:rPr>
        <w:t xml:space="preserve"> </w:t>
      </w:r>
      <w:proofErr w:type="spellStart"/>
      <w:r>
        <w:rPr>
          <w:rFonts w:cs="Times New Roman"/>
        </w:rPr>
        <w:t>sebenarnya</w:t>
      </w:r>
      <w:proofErr w:type="spellEnd"/>
      <w:r>
        <w:rPr>
          <w:rFonts w:cs="Times New Roman"/>
        </w:rPr>
        <w:t xml:space="preserve"> </w:t>
      </w:r>
      <w:proofErr w:type="spellStart"/>
      <w:r>
        <w:rPr>
          <w:rFonts w:cs="Times New Roman"/>
        </w:rPr>
        <w:t>berlaku</w:t>
      </w:r>
      <w:proofErr w:type="spellEnd"/>
      <w:r>
        <w:rPr>
          <w:rFonts w:cs="Times New Roman"/>
        </w:rPr>
        <w:t xml:space="preserve"> </w:t>
      </w:r>
      <w:proofErr w:type="spellStart"/>
      <w:r>
        <w:rPr>
          <w:rFonts w:cs="Times New Roman"/>
        </w:rPr>
        <w:t>kira-kira</w:t>
      </w:r>
      <w:proofErr w:type="spellEnd"/>
      <w:r>
        <w:rPr>
          <w:rFonts w:cs="Times New Roman"/>
        </w:rPr>
        <w:t xml:space="preserve"> </w:t>
      </w:r>
      <w:proofErr w:type="spellStart"/>
      <w:r>
        <w:rPr>
          <w:rFonts w:cs="Times New Roman"/>
        </w:rPr>
        <w:t>sekali</w:t>
      </w:r>
      <w:proofErr w:type="spellEnd"/>
      <w:r>
        <w:rPr>
          <w:rFonts w:cs="Times New Roman"/>
        </w:rPr>
        <w:t xml:space="preserve"> </w:t>
      </w:r>
      <w:proofErr w:type="spellStart"/>
      <w:r>
        <w:rPr>
          <w:rFonts w:cs="Times New Roman"/>
        </w:rPr>
        <w:t>setiap</w:t>
      </w:r>
      <w:proofErr w:type="spellEnd"/>
      <w:r>
        <w:rPr>
          <w:rFonts w:cs="Times New Roman"/>
        </w:rPr>
        <w:t xml:space="preserve"> 43 </w:t>
      </w:r>
      <w:proofErr w:type="spellStart"/>
      <w:r>
        <w:rPr>
          <w:rFonts w:cs="Times New Roman"/>
        </w:rPr>
        <w:t>hari</w:t>
      </w:r>
      <w:proofErr w:type="spellEnd"/>
      <w:r>
        <w:rPr>
          <w:rFonts w:cs="Times New Roman"/>
        </w:rPr>
        <w:t xml:space="preserve"> </w:t>
      </w:r>
      <w:proofErr w:type="spellStart"/>
      <w:r>
        <w:rPr>
          <w:rFonts w:cs="Times New Roman"/>
        </w:rPr>
        <w:t>apabila</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menggunakan</w:t>
      </w:r>
      <w:proofErr w:type="spellEnd"/>
      <w:r>
        <w:rPr>
          <w:rFonts w:cs="Times New Roman"/>
        </w:rPr>
        <w:t xml:space="preserve"> </w:t>
      </w:r>
      <w:proofErr w:type="spellStart"/>
      <w:r>
        <w:rPr>
          <w:rFonts w:cs="Times New Roman"/>
        </w:rPr>
        <w:t>cerapan</w:t>
      </w:r>
      <w:proofErr w:type="spellEnd"/>
      <w:r>
        <w:rPr>
          <w:rFonts w:cs="Times New Roman"/>
        </w:rPr>
        <w:t xml:space="preserve"> </w:t>
      </w:r>
      <w:proofErr w:type="spellStart"/>
      <w:r>
        <w:rPr>
          <w:rFonts w:cs="Times New Roman"/>
        </w:rPr>
        <w:t>harian</w:t>
      </w:r>
      <w:proofErr w:type="spellEnd"/>
      <w:r>
        <w:rPr>
          <w:rFonts w:cs="Times New Roman"/>
        </w:rPr>
        <w:t xml:space="preserve"> yang </w:t>
      </w:r>
      <w:proofErr w:type="spellStart"/>
      <w:r>
        <w:rPr>
          <w:rFonts w:cs="Times New Roman"/>
        </w:rPr>
        <w:t>lengkap</w:t>
      </w:r>
      <w:proofErr w:type="spellEnd"/>
      <w:r>
        <w:rPr>
          <w:rFonts w:cs="Times New Roman"/>
        </w:rPr>
        <w:t xml:space="preserve">. </w:t>
      </w:r>
      <w:r>
        <w:rPr>
          <w:rFonts w:cs="Times New Roman"/>
          <w:b/>
        </w:rPr>
        <w:t>Kesimpulan:</w:t>
      </w:r>
      <w:r>
        <w:rPr>
          <w:rFonts w:cs="Times New Roman"/>
        </w:rPr>
        <w:t xml:space="preserve"> </w:t>
      </w:r>
      <w:proofErr w:type="spellStart"/>
      <w:r>
        <w:rPr>
          <w:rFonts w:cs="Times New Roman"/>
        </w:rPr>
        <w:t>Penemuan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membuktikan</w:t>
      </w:r>
      <w:proofErr w:type="spellEnd"/>
      <w:r>
        <w:rPr>
          <w:rFonts w:cs="Times New Roman"/>
        </w:rPr>
        <w:t xml:space="preserve"> </w:t>
      </w:r>
      <w:proofErr w:type="spellStart"/>
      <w:r>
        <w:rPr>
          <w:rFonts w:cs="Times New Roman"/>
        </w:rPr>
        <w:t>bahawa</w:t>
      </w:r>
      <w:proofErr w:type="spellEnd"/>
      <w:r>
        <w:rPr>
          <w:rFonts w:cs="Times New Roman"/>
        </w:rPr>
        <w:t xml:space="preserve"> </w:t>
      </w:r>
      <w:proofErr w:type="spellStart"/>
      <w:r>
        <w:rPr>
          <w:rFonts w:cs="Times New Roman"/>
        </w:rPr>
        <w:t>pendekatan</w:t>
      </w:r>
      <w:proofErr w:type="spellEnd"/>
      <w:r>
        <w:rPr>
          <w:rFonts w:cs="Times New Roman"/>
        </w:rPr>
        <w:t xml:space="preserve"> </w:t>
      </w:r>
      <w:proofErr w:type="spellStart"/>
      <w:r>
        <w:rPr>
          <w:rFonts w:cs="Times New Roman"/>
        </w:rPr>
        <w:t>tradisional</w:t>
      </w:r>
      <w:proofErr w:type="spellEnd"/>
      <w:r>
        <w:rPr>
          <w:rFonts w:cs="Times New Roman"/>
        </w:rPr>
        <w:t xml:space="preserve"> AMS </w:t>
      </w:r>
      <w:proofErr w:type="spellStart"/>
      <w:r>
        <w:rPr>
          <w:rFonts w:cs="Times New Roman"/>
        </w:rPr>
        <w:t>terkurang</w:t>
      </w:r>
      <w:proofErr w:type="spellEnd"/>
      <w:r>
        <w:rPr>
          <w:rFonts w:cs="Times New Roman"/>
        </w:rPr>
        <w:t xml:space="preserve"> </w:t>
      </w:r>
      <w:proofErr w:type="spellStart"/>
      <w:r>
        <w:rPr>
          <w:rFonts w:cs="Times New Roman"/>
        </w:rPr>
        <w:t>anggar</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kekerapan</w:t>
      </w:r>
      <w:proofErr w:type="spellEnd"/>
      <w:r>
        <w:rPr>
          <w:rFonts w:cs="Times New Roman"/>
        </w:rPr>
        <w:t xml:space="preserve"> </w:t>
      </w:r>
      <w:proofErr w:type="spellStart"/>
      <w:r>
        <w:rPr>
          <w:rFonts w:cs="Times New Roman"/>
        </w:rPr>
        <w:t>sebenar</w:t>
      </w:r>
      <w:proofErr w:type="spellEnd"/>
      <w:r>
        <w:rPr>
          <w:rFonts w:cs="Times New Roman"/>
        </w:rPr>
        <w:t xml:space="preserve"> </w:t>
      </w:r>
      <w:proofErr w:type="spellStart"/>
      <w:r>
        <w:rPr>
          <w:rFonts w:cs="Times New Roman"/>
        </w:rPr>
        <w:t>kejadian</w:t>
      </w:r>
      <w:proofErr w:type="spellEnd"/>
      <w:r>
        <w:rPr>
          <w:rFonts w:cs="Times New Roman"/>
        </w:rPr>
        <w:t xml:space="preserve"> </w:t>
      </w:r>
      <w:proofErr w:type="spellStart"/>
      <w:r>
        <w:rPr>
          <w:rFonts w:cs="Times New Roman"/>
        </w:rPr>
        <w:t>hujan</w:t>
      </w:r>
      <w:proofErr w:type="spellEnd"/>
      <w:r>
        <w:rPr>
          <w:rFonts w:cs="Times New Roman"/>
        </w:rPr>
        <w:t xml:space="preserve"> </w:t>
      </w:r>
      <w:proofErr w:type="spellStart"/>
      <w:r>
        <w:rPr>
          <w:rFonts w:cs="Times New Roman"/>
        </w:rPr>
        <w:t>melampau</w:t>
      </w:r>
      <w:proofErr w:type="spellEnd"/>
      <w:r>
        <w:rPr>
          <w:rFonts w:cs="Times New Roman"/>
        </w:rPr>
        <w:t xml:space="preserve"> di </w:t>
      </w:r>
      <w:proofErr w:type="spellStart"/>
      <w:r>
        <w:rPr>
          <w:rFonts w:cs="Times New Roman"/>
        </w:rPr>
        <w:t>kawasan</w:t>
      </w:r>
      <w:proofErr w:type="spellEnd"/>
      <w:r>
        <w:rPr>
          <w:rFonts w:cs="Times New Roman"/>
        </w:rPr>
        <w:t xml:space="preserve"> </w:t>
      </w:r>
      <w:proofErr w:type="spellStart"/>
      <w:r>
        <w:rPr>
          <w:rFonts w:cs="Times New Roman"/>
        </w:rPr>
        <w:t>tropika</w:t>
      </w:r>
      <w:proofErr w:type="spellEnd"/>
      <w:r>
        <w:rPr>
          <w:rFonts w:cs="Times New Roman"/>
        </w:rPr>
        <w:t xml:space="preserve"> </w:t>
      </w:r>
      <w:proofErr w:type="spellStart"/>
      <w:r>
        <w:rPr>
          <w:rFonts w:cs="Times New Roman"/>
        </w:rPr>
        <w:t>akibat</w:t>
      </w:r>
      <w:proofErr w:type="spellEnd"/>
      <w:r>
        <w:rPr>
          <w:rFonts w:cs="Times New Roman"/>
        </w:rPr>
        <w:t xml:space="preserve"> </w:t>
      </w:r>
      <w:proofErr w:type="spellStart"/>
      <w:r>
        <w:rPr>
          <w:rFonts w:cs="Times New Roman"/>
        </w:rPr>
        <w:t>pengabaian</w:t>
      </w:r>
      <w:proofErr w:type="spellEnd"/>
      <w:r>
        <w:rPr>
          <w:rFonts w:cs="Times New Roman"/>
        </w:rPr>
        <w:t xml:space="preserve"> data </w:t>
      </w:r>
      <w:proofErr w:type="spellStart"/>
      <w:r>
        <w:rPr>
          <w:rFonts w:cs="Times New Roman"/>
        </w:rPr>
        <w:t>harian</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kekerapan</w:t>
      </w:r>
      <w:proofErr w:type="spellEnd"/>
      <w:r>
        <w:rPr>
          <w:rFonts w:cs="Times New Roman"/>
        </w:rPr>
        <w:t xml:space="preserve"> </w:t>
      </w:r>
      <w:proofErr w:type="spellStart"/>
      <w:r>
        <w:rPr>
          <w:rFonts w:cs="Times New Roman"/>
        </w:rPr>
        <w:t>banjir</w:t>
      </w:r>
      <w:proofErr w:type="spellEnd"/>
      <w:r>
        <w:rPr>
          <w:rFonts w:cs="Times New Roman"/>
        </w:rPr>
        <w:t xml:space="preserve"> di </w:t>
      </w:r>
      <w:proofErr w:type="spellStart"/>
      <w:r>
        <w:rPr>
          <w:rFonts w:cs="Times New Roman"/>
        </w:rPr>
        <w:t>kawasan</w:t>
      </w:r>
      <w:proofErr w:type="spellEnd"/>
      <w:r>
        <w:rPr>
          <w:rFonts w:cs="Times New Roman"/>
        </w:rPr>
        <w:t xml:space="preserve"> </w:t>
      </w:r>
      <w:proofErr w:type="spellStart"/>
      <w:r>
        <w:rPr>
          <w:rFonts w:cs="Times New Roman"/>
        </w:rPr>
        <w:t>monsun</w:t>
      </w:r>
      <w:proofErr w:type="spellEnd"/>
      <w:r>
        <w:rPr>
          <w:rFonts w:cs="Times New Roman"/>
        </w:rPr>
        <w:t xml:space="preserve"> </w:t>
      </w:r>
      <w:proofErr w:type="spellStart"/>
      <w:r>
        <w:rPr>
          <w:rFonts w:cs="Times New Roman"/>
        </w:rPr>
        <w:t>tropika</w:t>
      </w:r>
      <w:proofErr w:type="spellEnd"/>
      <w:r>
        <w:rPr>
          <w:rFonts w:cs="Times New Roman"/>
        </w:rPr>
        <w:t xml:space="preserve"> </w:t>
      </w:r>
      <w:proofErr w:type="spellStart"/>
      <w:r>
        <w:rPr>
          <w:rFonts w:cs="Times New Roman"/>
        </w:rPr>
        <w:t>bertambah</w:t>
      </w:r>
      <w:proofErr w:type="spellEnd"/>
      <w:r>
        <w:rPr>
          <w:rFonts w:cs="Times New Roman"/>
        </w:rPr>
        <w:t xml:space="preserve"> </w:t>
      </w:r>
      <w:proofErr w:type="spellStart"/>
      <w:r>
        <w:rPr>
          <w:rFonts w:cs="Times New Roman"/>
        </w:rPr>
        <w:t>baik</w:t>
      </w:r>
      <w:proofErr w:type="spellEnd"/>
      <w:r>
        <w:rPr>
          <w:rFonts w:cs="Times New Roman"/>
        </w:rPr>
        <w:t xml:space="preserve"> </w:t>
      </w:r>
      <w:proofErr w:type="spellStart"/>
      <w:r>
        <w:rPr>
          <w:rFonts w:cs="Times New Roman"/>
        </w:rPr>
        <w:t>melalui</w:t>
      </w:r>
      <w:proofErr w:type="spellEnd"/>
      <w:r>
        <w:rPr>
          <w:rFonts w:cs="Times New Roman"/>
        </w:rPr>
        <w:t xml:space="preserve"> </w:t>
      </w:r>
      <w:proofErr w:type="spellStart"/>
      <w:r>
        <w:rPr>
          <w:rFonts w:cs="Times New Roman"/>
        </w:rPr>
        <w:t>penggunaan</w:t>
      </w:r>
      <w:proofErr w:type="spellEnd"/>
      <w:r>
        <w:rPr>
          <w:rFonts w:cs="Times New Roman"/>
        </w:rPr>
        <w:t xml:space="preserve"> </w:t>
      </w:r>
      <w:proofErr w:type="spellStart"/>
      <w:r>
        <w:rPr>
          <w:rFonts w:cs="Times New Roman"/>
        </w:rPr>
        <w:t>siri</w:t>
      </w:r>
      <w:proofErr w:type="spellEnd"/>
      <w:r>
        <w:rPr>
          <w:rFonts w:cs="Times New Roman"/>
        </w:rPr>
        <w:t xml:space="preserve"> data </w:t>
      </w:r>
      <w:proofErr w:type="spellStart"/>
      <w:r>
        <w:rPr>
          <w:rFonts w:cs="Times New Roman"/>
        </w:rPr>
        <w:t>hujan</w:t>
      </w:r>
      <w:proofErr w:type="spellEnd"/>
      <w:r>
        <w:rPr>
          <w:rFonts w:cs="Times New Roman"/>
        </w:rPr>
        <w:t xml:space="preserve"> </w:t>
      </w:r>
      <w:proofErr w:type="spellStart"/>
      <w:r>
        <w:rPr>
          <w:rFonts w:cs="Times New Roman"/>
        </w:rPr>
        <w:t>harian</w:t>
      </w:r>
      <w:proofErr w:type="spellEnd"/>
      <w:r>
        <w:rPr>
          <w:rFonts w:cs="Times New Roman"/>
        </w:rPr>
        <w:t xml:space="preserve"> yang </w:t>
      </w:r>
      <w:proofErr w:type="spellStart"/>
      <w:r>
        <w:rPr>
          <w:rFonts w:cs="Times New Roman"/>
        </w:rPr>
        <w:t>lengkap</w:t>
      </w:r>
      <w:proofErr w:type="spellEnd"/>
      <w:r>
        <w:rPr>
          <w:rFonts w:cs="Times New Roman"/>
        </w:rPr>
        <w:t xml:space="preserve"> </w:t>
      </w:r>
      <w:proofErr w:type="spellStart"/>
      <w:r>
        <w:rPr>
          <w:rFonts w:cs="Times New Roman"/>
        </w:rPr>
        <w:t>bersama</w:t>
      </w:r>
      <w:proofErr w:type="spellEnd"/>
      <w:r>
        <w:rPr>
          <w:rFonts w:cs="Times New Roman"/>
        </w:rPr>
        <w:t xml:space="preserve"> </w:t>
      </w:r>
      <w:proofErr w:type="spellStart"/>
      <w:r>
        <w:rPr>
          <w:rFonts w:cs="Times New Roman"/>
        </w:rPr>
        <w:t>taburan</w:t>
      </w:r>
      <w:proofErr w:type="spellEnd"/>
      <w:r>
        <w:rPr>
          <w:rFonts w:cs="Times New Roman"/>
        </w:rPr>
        <w:t xml:space="preserve"> Kappa 4-Parameter. </w:t>
      </w:r>
      <w:proofErr w:type="spellStart"/>
      <w:r>
        <w:rPr>
          <w:rFonts w:cs="Times New Roman"/>
        </w:rPr>
        <w:t>Penemuan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menyediakan</w:t>
      </w:r>
      <w:proofErr w:type="spellEnd"/>
      <w:r>
        <w:rPr>
          <w:rFonts w:cs="Times New Roman"/>
        </w:rPr>
        <w:t xml:space="preserve"> </w:t>
      </w:r>
      <w:proofErr w:type="spellStart"/>
      <w:r>
        <w:rPr>
          <w:rFonts w:cs="Times New Roman"/>
        </w:rPr>
        <w:t>panduan</w:t>
      </w:r>
      <w:proofErr w:type="spellEnd"/>
      <w:r>
        <w:rPr>
          <w:rFonts w:cs="Times New Roman"/>
        </w:rPr>
        <w:t xml:space="preserve"> </w:t>
      </w:r>
      <w:proofErr w:type="spellStart"/>
      <w:r>
        <w:rPr>
          <w:rFonts w:cs="Times New Roman"/>
        </w:rPr>
        <w:t>praktikal</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reka</w:t>
      </w:r>
      <w:proofErr w:type="spellEnd"/>
      <w:r>
        <w:rPr>
          <w:rFonts w:cs="Times New Roman"/>
        </w:rPr>
        <w:t xml:space="preserve"> </w:t>
      </w:r>
      <w:proofErr w:type="spellStart"/>
      <w:r>
        <w:rPr>
          <w:rFonts w:cs="Times New Roman"/>
        </w:rPr>
        <w:t>bentuk</w:t>
      </w:r>
      <w:proofErr w:type="spellEnd"/>
      <w:r>
        <w:rPr>
          <w:rFonts w:cs="Times New Roman"/>
        </w:rPr>
        <w:t xml:space="preserve"> </w:t>
      </w:r>
      <w:proofErr w:type="spellStart"/>
      <w:r>
        <w:rPr>
          <w:rFonts w:cs="Times New Roman"/>
        </w:rPr>
        <w:t>infrastruktur</w:t>
      </w:r>
      <w:proofErr w:type="spellEnd"/>
      <w:r>
        <w:rPr>
          <w:rFonts w:cs="Times New Roman"/>
        </w:rPr>
        <w:t xml:space="preserve"> </w:t>
      </w:r>
      <w:proofErr w:type="spellStart"/>
      <w:r>
        <w:rPr>
          <w:rFonts w:cs="Times New Roman"/>
        </w:rPr>
        <w:t>hidraulik</w:t>
      </w:r>
      <w:proofErr w:type="spellEnd"/>
      <w:r>
        <w:rPr>
          <w:rFonts w:cs="Times New Roman"/>
        </w:rPr>
        <w:t xml:space="preserve"> dan </w:t>
      </w:r>
      <w:proofErr w:type="spellStart"/>
      <w:r>
        <w:rPr>
          <w:rFonts w:cs="Times New Roman"/>
        </w:rPr>
        <w:t>mitigasi</w:t>
      </w:r>
      <w:proofErr w:type="spellEnd"/>
      <w:r>
        <w:rPr>
          <w:rFonts w:cs="Times New Roman"/>
        </w:rPr>
        <w:t xml:space="preserve"> </w:t>
      </w:r>
      <w:proofErr w:type="spellStart"/>
      <w:r>
        <w:rPr>
          <w:rFonts w:cs="Times New Roman"/>
        </w:rPr>
        <w:t>bahaya</w:t>
      </w:r>
      <w:proofErr w:type="spellEnd"/>
      <w:r>
        <w:rPr>
          <w:rFonts w:cs="Times New Roman"/>
        </w:rPr>
        <w:t xml:space="preserve"> </w:t>
      </w:r>
      <w:proofErr w:type="spellStart"/>
      <w:r>
        <w:rPr>
          <w:rFonts w:cs="Times New Roman"/>
        </w:rPr>
        <w:t>banjir</w:t>
      </w:r>
      <w:proofErr w:type="spellEnd"/>
      <w:r>
        <w:rPr>
          <w:rFonts w:cs="Times New Roman"/>
        </w:rPr>
        <w:t xml:space="preserve"> </w:t>
      </w:r>
      <w:proofErr w:type="spellStart"/>
      <w:r w:rsidR="00186381">
        <w:rPr>
          <w:rFonts w:cs="Times New Roman"/>
        </w:rPr>
        <w:t>untuk</w:t>
      </w:r>
      <w:proofErr w:type="spellEnd"/>
      <w:r w:rsidR="00186381">
        <w:rPr>
          <w:rFonts w:cs="Times New Roman"/>
        </w:rPr>
        <w:t xml:space="preserve"> negara </w:t>
      </w:r>
      <w:proofErr w:type="spellStart"/>
      <w:r w:rsidR="00186381">
        <w:rPr>
          <w:rFonts w:cs="Times New Roman"/>
        </w:rPr>
        <w:t>ber</w:t>
      </w:r>
      <w:r w:rsidR="001769F7">
        <w:rPr>
          <w:rFonts w:cs="Times New Roman"/>
        </w:rPr>
        <w:t>iklim</w:t>
      </w:r>
      <w:proofErr w:type="spellEnd"/>
      <w:r w:rsidR="00186381">
        <w:rPr>
          <w:rFonts w:cs="Times New Roman"/>
        </w:rPr>
        <w:t xml:space="preserve"> </w:t>
      </w:r>
      <w:proofErr w:type="spellStart"/>
      <w:r w:rsidR="00186381">
        <w:rPr>
          <w:rFonts w:cs="Times New Roman"/>
        </w:rPr>
        <w:t>tropika</w:t>
      </w:r>
      <w:proofErr w:type="spellEnd"/>
      <w:r>
        <w:rPr>
          <w:rFonts w:cs="Times New Roman"/>
        </w:rPr>
        <w:t>.</w:t>
      </w:r>
    </w:p>
    <w:sectPr w:rsidR="00C86B1E" w:rsidSect="00034616">
      <w:pgSz w:w="11906" w:h="16838"/>
      <w:pgMar w:top="1417" w:right="1417" w:bottom="1417" w:left="226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ani Zakaria" w:date="2026-10-06T12:40:00Z" w:initials="AZ">
    <w:p w14:paraId="4263F414" w14:textId="01501504" w:rsidR="00F63FB1" w:rsidRDefault="00F63FB1">
      <w:pPr>
        <w:pStyle w:val="CommentText"/>
      </w:pPr>
      <w:r>
        <w:rPr>
          <w:rStyle w:val="CommentReference"/>
        </w:rPr>
        <w:annotationRef/>
      </w:r>
      <w:r>
        <w:t>L-MOMENT-BASED</w:t>
      </w:r>
    </w:p>
  </w:comment>
  <w:comment w:id="1" w:author="Amani Zakaria" w:date="2026-10-06T12:43:00Z" w:initials="AZ">
    <w:p w14:paraId="692FA105" w14:textId="77777777" w:rsidR="00F63FB1" w:rsidRDefault="00F63FB1" w:rsidP="00F63FB1">
      <w:pPr>
        <w:pStyle w:val="NormalWeb"/>
      </w:pPr>
      <w:r>
        <w:rPr>
          <w:rStyle w:val="CommentReference"/>
        </w:rPr>
        <w:annotationRef/>
      </w:r>
      <w:r>
        <w:t xml:space="preserve">Furthermore, standard probability distributions may inadequately model the characteristics of intense tropical rainfall events. </w:t>
      </w:r>
    </w:p>
    <w:p w14:paraId="2A789C1E" w14:textId="63411FDF" w:rsidR="00F63FB1" w:rsidRDefault="00F63FB1">
      <w:pPr>
        <w:pStyle w:val="CommentText"/>
      </w:pPr>
    </w:p>
  </w:comment>
  <w:comment w:id="2" w:author="Amani Zakaria" w:date="2026-10-06T12:48:00Z" w:initials="AZ">
    <w:p w14:paraId="6B14D02D" w14:textId="0F6EB6D7" w:rsidR="00F63FB1" w:rsidRDefault="00F63FB1">
      <w:pPr>
        <w:pStyle w:val="CommentText"/>
      </w:pPr>
      <w:r>
        <w:rPr>
          <w:rStyle w:val="CommentReference"/>
        </w:rPr>
        <w:annotationRef/>
      </w:r>
      <w:r w:rsidR="006658C7">
        <w:t xml:space="preserve">Therefore, this study proposes the use of Complete Time-Series Analysis (CTA) based on the </w:t>
      </w:r>
      <w:r w:rsidR="006658C7">
        <w:t xml:space="preserve">robust </w:t>
      </w:r>
      <w:r w:rsidR="006658C7">
        <w:t>L-moments method for daily rainfall data and compares its performance with the conventional AMS</w:t>
      </w:r>
      <w:r w:rsidR="006658C7">
        <w:t xml:space="preserve"> </w:t>
      </w:r>
      <w:r w:rsidR="006658C7">
        <w:t>approach to address these limitations.</w:t>
      </w:r>
    </w:p>
  </w:comment>
  <w:comment w:id="4" w:author="Amani Zakaria" w:date="2026-10-06T12:51:00Z" w:initials="AZ">
    <w:p w14:paraId="3E5EC8F5" w14:textId="2378717A" w:rsidR="006658C7" w:rsidRDefault="006658C7">
      <w:pPr>
        <w:pStyle w:val="CommentText"/>
      </w:pPr>
      <w:r>
        <w:rPr>
          <w:rStyle w:val="CommentReference"/>
        </w:rPr>
        <w:annotationRef/>
      </w:r>
      <w:r>
        <w:t xml:space="preserve">Is this CTA? If yes, </w:t>
      </w:r>
      <w:r w:rsidR="00C931BF">
        <w:t>use</w:t>
      </w:r>
      <w:r>
        <w:t xml:space="preserve"> CTA</w:t>
      </w:r>
      <w:r w:rsidR="00C931BF">
        <w:t xml:space="preserve"> (be consistent)</w:t>
      </w:r>
    </w:p>
  </w:comment>
  <w:comment w:id="22" w:author="Amani Zakaria" w:date="2026-10-06T12:52:00Z" w:initials="AZ">
    <w:p w14:paraId="5767F342" w14:textId="43D699D2" w:rsidR="006658C7" w:rsidRDefault="006658C7">
      <w:pPr>
        <w:pStyle w:val="CommentText"/>
      </w:pPr>
      <w:r>
        <w:rPr>
          <w:rStyle w:val="CommentReference"/>
        </w:rPr>
        <w:annotationRef/>
      </w:r>
      <w:r>
        <w:t>If this is CTA, use the same/consistent term/ terminology throughout the abstract</w:t>
      </w:r>
    </w:p>
  </w:comment>
  <w:comment w:id="25" w:author="Amani Zakaria" w:date="2026-10-06T12:53:00Z" w:initials="AZ">
    <w:p w14:paraId="2BF67064" w14:textId="363A170E" w:rsidR="006658C7" w:rsidRDefault="006658C7">
      <w:pPr>
        <w:pStyle w:val="CommentText"/>
      </w:pPr>
      <w:r>
        <w:rPr>
          <w:rStyle w:val="CommentReference"/>
        </w:rPr>
        <w:annotationRef/>
      </w:r>
      <w:r>
        <w:t>CTA?</w:t>
      </w:r>
    </w:p>
  </w:comment>
  <w:comment w:id="28" w:author="Amani Zakaria" w:date="2026-10-06T12:54:00Z" w:initials="AZ">
    <w:p w14:paraId="0A7635A9" w14:textId="64D34EE1" w:rsidR="006658C7" w:rsidRDefault="006658C7">
      <w:pPr>
        <w:pStyle w:val="CommentText"/>
      </w:pPr>
      <w:r>
        <w:rPr>
          <w:rStyle w:val="CommentReference"/>
        </w:rPr>
        <w:annotationRef/>
      </w:r>
      <w:r>
        <w:t>CTA?</w:t>
      </w:r>
    </w:p>
  </w:comment>
  <w:comment w:id="36" w:author="Amani Zakaria" w:date="2026-10-06T13:11:00Z" w:initials="AZ">
    <w:p w14:paraId="5E0E66B9" w14:textId="29BADDA9" w:rsidR="00C931BF" w:rsidRPr="00C931BF" w:rsidRDefault="00C931BF">
      <w:pPr>
        <w:pStyle w:val="CommentText"/>
        <w:rPr>
          <w:lang w:val="fi-FI"/>
        </w:rPr>
      </w:pPr>
      <w:r>
        <w:rPr>
          <w:rStyle w:val="CommentReference"/>
        </w:rPr>
        <w:annotationRef/>
      </w:r>
      <w:r w:rsidRPr="00C931BF">
        <w:rPr>
          <w:lang w:val="fi-FI"/>
        </w:rPr>
        <w:t>Saya cadang ayat ni jika sampai ma</w:t>
      </w:r>
      <w:r>
        <w:rPr>
          <w:lang w:val="fi-FI"/>
        </w:rPr>
        <w:t>ksud:</w:t>
      </w:r>
    </w:p>
    <w:p w14:paraId="1227DFEB" w14:textId="42AC70E7" w:rsidR="00C931BF" w:rsidRDefault="00C931BF" w:rsidP="00C931BF">
      <w:pPr>
        <w:pStyle w:val="NormalWeb"/>
      </w:pPr>
      <w:r>
        <w:t xml:space="preserve">The findings demonstrate that </w:t>
      </w:r>
      <w:r>
        <w:t>conventional</w:t>
      </w:r>
      <w:r>
        <w:t xml:space="preserve"> AMS approaches may misrepresent the recurrence frequency of extreme rainfall in tropical environments due to the reduction of annual data to a single maximum value.</w:t>
      </w:r>
    </w:p>
    <w:p w14:paraId="7E72CB5B" w14:textId="13B69212" w:rsidR="00C931BF" w:rsidRDefault="00C931B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63F414" w15:done="0"/>
  <w15:commentEx w15:paraId="2A789C1E" w15:done="0"/>
  <w15:commentEx w15:paraId="6B14D02D" w15:done="0"/>
  <w15:commentEx w15:paraId="3E5EC8F5" w15:done="0"/>
  <w15:commentEx w15:paraId="5767F342" w15:done="0"/>
  <w15:commentEx w15:paraId="2BF67064" w15:done="0"/>
  <w15:commentEx w15:paraId="0A7635A9" w15:done="0"/>
  <w15:commentEx w15:paraId="7E72CB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F6AB8" w16cex:dateUtc="2026-10-06T04:40:00Z"/>
  <w16cex:commentExtensible w16cex:durableId="2E6F6B64" w16cex:dateUtc="2026-10-06T04:43:00Z"/>
  <w16cex:commentExtensible w16cex:durableId="2E6F6C9D" w16cex:dateUtc="2026-10-06T04:48:00Z"/>
  <w16cex:commentExtensible w16cex:durableId="2E6F6D4A" w16cex:dateUtc="2026-10-06T04:51:00Z"/>
  <w16cex:commentExtensible w16cex:durableId="2E6F6D8F" w16cex:dateUtc="2026-10-06T04:52:00Z"/>
  <w16cex:commentExtensible w16cex:durableId="2E6F6DC3" w16cex:dateUtc="2026-10-06T04:53:00Z"/>
  <w16cex:commentExtensible w16cex:durableId="2E6F6DFA" w16cex:dateUtc="2026-10-06T04:54:00Z"/>
  <w16cex:commentExtensible w16cex:durableId="2E6F7208" w16cex:dateUtc="2026-10-06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63F414" w16cid:durableId="2E6F6AB8"/>
  <w16cid:commentId w16cid:paraId="2A789C1E" w16cid:durableId="2E6F6B64"/>
  <w16cid:commentId w16cid:paraId="6B14D02D" w16cid:durableId="2E6F6C9D"/>
  <w16cid:commentId w16cid:paraId="3E5EC8F5" w16cid:durableId="2E6F6D4A"/>
  <w16cid:commentId w16cid:paraId="5767F342" w16cid:durableId="2E6F6D8F"/>
  <w16cid:commentId w16cid:paraId="2BF67064" w16cid:durableId="2E6F6DC3"/>
  <w16cid:commentId w16cid:paraId="0A7635A9" w16cid:durableId="2E6F6DFA"/>
  <w16cid:commentId w16cid:paraId="7E72CB5B" w16cid:durableId="2E6F72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2725616">
    <w:abstractNumId w:val="8"/>
  </w:num>
  <w:num w:numId="2" w16cid:durableId="1241677122">
    <w:abstractNumId w:val="6"/>
  </w:num>
  <w:num w:numId="3" w16cid:durableId="1930314639">
    <w:abstractNumId w:val="5"/>
  </w:num>
  <w:num w:numId="4" w16cid:durableId="1519929010">
    <w:abstractNumId w:val="4"/>
  </w:num>
  <w:num w:numId="5" w16cid:durableId="52655150">
    <w:abstractNumId w:val="7"/>
  </w:num>
  <w:num w:numId="6" w16cid:durableId="183524132">
    <w:abstractNumId w:val="3"/>
  </w:num>
  <w:num w:numId="7" w16cid:durableId="967392232">
    <w:abstractNumId w:val="2"/>
  </w:num>
  <w:num w:numId="8" w16cid:durableId="1542285561">
    <w:abstractNumId w:val="1"/>
  </w:num>
  <w:num w:numId="9" w16cid:durableId="9987758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ani Zakaria">
    <w15:presenceInfo w15:providerId="Windows Live" w15:userId="1e47e366bce73b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9F7"/>
    <w:rsid w:val="00186381"/>
    <w:rsid w:val="00295952"/>
    <w:rsid w:val="0029639D"/>
    <w:rsid w:val="00326F90"/>
    <w:rsid w:val="00383790"/>
    <w:rsid w:val="00503BC6"/>
    <w:rsid w:val="006658C7"/>
    <w:rsid w:val="00AA1D8D"/>
    <w:rsid w:val="00B47730"/>
    <w:rsid w:val="00C86B1E"/>
    <w:rsid w:val="00C931BF"/>
    <w:rsid w:val="00CB0664"/>
    <w:rsid w:val="00DA242C"/>
    <w:rsid w:val="00F63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C09C3"/>
  <w14:defaultImageDpi w14:val="300"/>
  <w15:docId w15:val="{E020F1D8-4901-4D6B-8C15-E75624F54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63FB1"/>
    <w:rPr>
      <w:sz w:val="16"/>
      <w:szCs w:val="16"/>
    </w:rPr>
  </w:style>
  <w:style w:type="paragraph" w:styleId="CommentText">
    <w:name w:val="annotation text"/>
    <w:basedOn w:val="Normal"/>
    <w:link w:val="CommentTextChar"/>
    <w:uiPriority w:val="99"/>
    <w:semiHidden/>
    <w:unhideWhenUsed/>
    <w:rsid w:val="00F63FB1"/>
    <w:pPr>
      <w:spacing w:line="240" w:lineRule="auto"/>
    </w:pPr>
    <w:rPr>
      <w:sz w:val="20"/>
      <w:szCs w:val="20"/>
    </w:rPr>
  </w:style>
  <w:style w:type="character" w:customStyle="1" w:styleId="CommentTextChar">
    <w:name w:val="Comment Text Char"/>
    <w:basedOn w:val="DefaultParagraphFont"/>
    <w:link w:val="CommentText"/>
    <w:uiPriority w:val="99"/>
    <w:semiHidden/>
    <w:rsid w:val="00F63FB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63FB1"/>
    <w:rPr>
      <w:b/>
      <w:bCs/>
    </w:rPr>
  </w:style>
  <w:style w:type="character" w:customStyle="1" w:styleId="CommentSubjectChar">
    <w:name w:val="Comment Subject Char"/>
    <w:basedOn w:val="CommentTextChar"/>
    <w:link w:val="CommentSubject"/>
    <w:uiPriority w:val="99"/>
    <w:semiHidden/>
    <w:rsid w:val="00F63FB1"/>
    <w:rPr>
      <w:rFonts w:ascii="Times New Roman" w:hAnsi="Times New Roman"/>
      <w:b/>
      <w:bCs/>
      <w:sz w:val="20"/>
      <w:szCs w:val="20"/>
    </w:rPr>
  </w:style>
  <w:style w:type="paragraph" w:styleId="NormalWeb">
    <w:name w:val="Normal (Web)"/>
    <w:basedOn w:val="Normal"/>
    <w:uiPriority w:val="99"/>
    <w:unhideWhenUsed/>
    <w:rsid w:val="00F63FB1"/>
    <w:pPr>
      <w:spacing w:before="100" w:beforeAutospacing="1" w:after="100" w:afterAutospacing="1" w:line="240" w:lineRule="auto"/>
    </w:pPr>
    <w:rPr>
      <w:rFonts w:eastAsia="Times New Roman" w:cs="Times New Roman"/>
      <w:szCs w:val="24"/>
    </w:rPr>
  </w:style>
  <w:style w:type="paragraph" w:styleId="Revision">
    <w:name w:val="Revision"/>
    <w:hidden/>
    <w:uiPriority w:val="99"/>
    <w:semiHidden/>
    <w:rsid w:val="006658C7"/>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7460">
      <w:bodyDiv w:val="1"/>
      <w:marLeft w:val="0"/>
      <w:marRight w:val="0"/>
      <w:marTop w:val="0"/>
      <w:marBottom w:val="0"/>
      <w:divBdr>
        <w:top w:val="none" w:sz="0" w:space="0" w:color="auto"/>
        <w:left w:val="none" w:sz="0" w:space="0" w:color="auto"/>
        <w:bottom w:val="none" w:sz="0" w:space="0" w:color="auto"/>
        <w:right w:val="none" w:sz="0" w:space="0" w:color="auto"/>
      </w:divBdr>
    </w:div>
    <w:div w:id="526261731">
      <w:bodyDiv w:val="1"/>
      <w:marLeft w:val="0"/>
      <w:marRight w:val="0"/>
      <w:marTop w:val="0"/>
      <w:marBottom w:val="0"/>
      <w:divBdr>
        <w:top w:val="none" w:sz="0" w:space="0" w:color="auto"/>
        <w:left w:val="none" w:sz="0" w:space="0" w:color="auto"/>
        <w:bottom w:val="none" w:sz="0" w:space="0" w:color="auto"/>
        <w:right w:val="none" w:sz="0" w:space="0" w:color="auto"/>
      </w:divBdr>
    </w:div>
    <w:div w:id="1057318780">
      <w:bodyDiv w:val="1"/>
      <w:marLeft w:val="0"/>
      <w:marRight w:val="0"/>
      <w:marTop w:val="0"/>
      <w:marBottom w:val="0"/>
      <w:divBdr>
        <w:top w:val="none" w:sz="0" w:space="0" w:color="auto"/>
        <w:left w:val="none" w:sz="0" w:space="0" w:color="auto"/>
        <w:bottom w:val="none" w:sz="0" w:space="0" w:color="auto"/>
        <w:right w:val="none" w:sz="0" w:space="0" w:color="auto"/>
      </w:divBdr>
    </w:div>
    <w:div w:id="1649244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Amani Zakaria</cp:lastModifiedBy>
  <cp:revision>2</cp:revision>
  <dcterms:created xsi:type="dcterms:W3CDTF">2026-10-06T05:17:00Z</dcterms:created>
  <dcterms:modified xsi:type="dcterms:W3CDTF">2026-10-06T05:17:00Z</dcterms:modified>
  <cp:category/>
</cp:coreProperties>
</file>