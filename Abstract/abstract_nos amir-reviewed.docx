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1427E" w14:textId="0D4401A2" w:rsidR="0084045F" w:rsidRPr="00F234D2" w:rsidRDefault="0084045F" w:rsidP="0084045F">
      <w:pPr>
        <w:jc w:val="center"/>
      </w:pPr>
      <w:r w:rsidRPr="0084045F">
        <w:rPr>
          <w:b/>
          <w:bCs/>
        </w:rPr>
        <w:t>L-MOMENT BASED FLOOD FREQUENCY MODELLING OF ANNUAL MAXIMUM AND DAILY RAINFALL DATA IN TERENGGANU</w:t>
      </w:r>
    </w:p>
    <w:p w14:paraId="2FD0E9ED" w14:textId="09048859" w:rsidR="00F234D2" w:rsidRPr="0084045F" w:rsidRDefault="0084045F" w:rsidP="0084045F">
      <w:pPr>
        <w:jc w:val="center"/>
        <w:rPr>
          <w:b/>
          <w:bCs/>
        </w:rPr>
      </w:pPr>
      <w:r w:rsidRPr="00F234D2">
        <w:rPr>
          <w:b/>
          <w:bCs/>
        </w:rPr>
        <w:t>ABSTRACT</w:t>
      </w:r>
    </w:p>
    <w:p w14:paraId="7CAAF166" w14:textId="64AE0F68" w:rsidR="00F234D2" w:rsidRPr="00F234D2" w:rsidRDefault="00F234D2" w:rsidP="0084045F">
      <w:pPr>
        <w:jc w:val="both"/>
      </w:pPr>
      <w:r w:rsidRPr="00F234D2">
        <w:rPr>
          <w:b/>
          <w:bCs/>
        </w:rPr>
        <w:t>Introduction:</w:t>
      </w:r>
      <w:r w:rsidRPr="00F234D2">
        <w:t xml:space="preserve"> Flood frequency analysis is fundamental to water resource management and disaster risk reduction, particularly in tropical regions where extreme rainfall events occur frequently. </w:t>
      </w:r>
      <w:commentRangeStart w:id="0"/>
      <w:r w:rsidRPr="00F234D2">
        <w:t xml:space="preserve">This research addresses critical limitations in conventional flood frequency analysis methods, which were primarily developed for temperate climates and may inadequately represent the rainfall characteristics of tropical regions. </w:t>
      </w:r>
      <w:commentRangeEnd w:id="0"/>
      <w:r w:rsidR="009C3C9D">
        <w:rPr>
          <w:rStyle w:val="CommentReference"/>
        </w:rPr>
        <w:commentReference w:id="0"/>
      </w:r>
      <w:r w:rsidRPr="00F234D2">
        <w:t xml:space="preserve">The purpose of this study is to apply the L-moments methodology to </w:t>
      </w:r>
      <w:proofErr w:type="spellStart"/>
      <w:r w:rsidRPr="00F234D2">
        <w:t>analyze</w:t>
      </w:r>
      <w:proofErr w:type="spellEnd"/>
      <w:r w:rsidRPr="00F234D2">
        <w:t xml:space="preserve"> rainfall data and compare the traditional Annual Maximum Series (AMS) approach with </w:t>
      </w:r>
      <w:del w:id="1" w:author="Amani Zakaria" w:date="2026-08-16T11:51:00Z">
        <w:r w:rsidRPr="00F234D2" w:rsidDel="009C3C9D">
          <w:delText xml:space="preserve">a </w:delText>
        </w:r>
      </w:del>
      <w:ins w:id="2" w:author="Amani Zakaria" w:date="2026-08-16T11:51:00Z">
        <w:r w:rsidR="009C3C9D">
          <w:t xml:space="preserve"> the </w:t>
        </w:r>
      </w:ins>
      <w:r w:rsidRPr="00F234D2">
        <w:t xml:space="preserve">Complete Time-series Analysis (CTA) approach using daily rainfall data from </w:t>
      </w:r>
      <w:del w:id="3" w:author="Amani Zakaria" w:date="2026-08-16T11:51:00Z">
        <w:r w:rsidRPr="00F234D2" w:rsidDel="009C3C9D">
          <w:delText xml:space="preserve">twenty </w:delText>
        </w:r>
      </w:del>
      <w:ins w:id="4" w:author="Amani Zakaria" w:date="2026-08-16T11:51:00Z">
        <w:r w:rsidR="009C3C9D">
          <w:t xml:space="preserve">20 </w:t>
        </w:r>
      </w:ins>
      <w:r w:rsidRPr="00F234D2">
        <w:t xml:space="preserve">stations in Terengganu, Malaysia. </w:t>
      </w:r>
      <w:commentRangeStart w:id="5"/>
      <w:r w:rsidRPr="00F234D2">
        <w:rPr>
          <w:b/>
          <w:bCs/>
        </w:rPr>
        <w:t>Methodology:</w:t>
      </w:r>
      <w:r w:rsidRPr="00F234D2">
        <w:t xml:space="preserve"> The research employed the L-moments method to estimate parameters for nine probability distributions: Gumbel, Normal, Exponential, Generalized Extreme Value, Generalized Logistic, Generalized Normal, Generalized Pareto, Pearson Type III, and 4-Parameter Kappa. </w:t>
      </w:r>
      <w:commentRangeStart w:id="6"/>
      <w:r w:rsidRPr="00F234D2">
        <w:t xml:space="preserve">Distribution selection was based on the Mean Absolute Deviation Index (MADI) and Mean Squared Deviation Index (MSDI) using </w:t>
      </w:r>
      <w:proofErr w:type="spellStart"/>
      <w:r w:rsidRPr="00F234D2">
        <w:t>Gringorten</w:t>
      </w:r>
      <w:proofErr w:type="spellEnd"/>
      <w:r w:rsidRPr="00F234D2">
        <w:t xml:space="preserve"> plotting positions. </w:t>
      </w:r>
      <w:commentRangeEnd w:id="6"/>
      <w:r w:rsidR="00BD478A">
        <w:rPr>
          <w:rStyle w:val="CommentReference"/>
        </w:rPr>
        <w:commentReference w:id="6"/>
      </w:r>
      <w:r w:rsidRPr="00F234D2">
        <w:t xml:space="preserve">Return period analysis was conducted for periods ranging from 2 to 100 years, and overestimation quantification was performed to compare return periods estimated from AMS with those from daily rainfall data. </w:t>
      </w:r>
      <w:commentRangeEnd w:id="5"/>
      <w:r w:rsidR="009C3C9D">
        <w:rPr>
          <w:rStyle w:val="CommentReference"/>
        </w:rPr>
        <w:commentReference w:id="5"/>
      </w:r>
      <w:r w:rsidRPr="00F234D2">
        <w:rPr>
          <w:b/>
          <w:bCs/>
        </w:rPr>
        <w:t>Results:</w:t>
      </w:r>
      <w:r w:rsidRPr="00F234D2">
        <w:t xml:space="preserve"> </w:t>
      </w:r>
      <w:commentRangeStart w:id="7"/>
      <w:r w:rsidRPr="00F234D2">
        <w:t xml:space="preserve">Key findings </w:t>
      </w:r>
      <w:commentRangeEnd w:id="7"/>
      <w:r w:rsidR="00BD478A">
        <w:rPr>
          <w:rStyle w:val="CommentReference"/>
        </w:rPr>
        <w:commentReference w:id="7"/>
      </w:r>
      <w:r w:rsidRPr="00F234D2">
        <w:t xml:space="preserve">reveal that the 4-Parameter Kappa distribution emerged as the best-fitting distribution for both annual (40% of stations) and daily (100% of stations) rainfall data, demonstrating its superior performance for tropical rainfall patterns. The daily rainfall data exhibited consistently higher L-skewness values (τ₃ ≈ 0.47 to 0.55) compared to annual maxima, indicating more right-skewed distributions characteristic of tropical climates. Most critically, the AMS approach was found to overestimate return periods by an average factor of </w:t>
      </w:r>
      <w:commentRangeStart w:id="8"/>
      <w:r w:rsidRPr="00F234D2">
        <w:t xml:space="preserve">8.50x </w:t>
      </w:r>
      <w:commentRangeEnd w:id="8"/>
      <w:r w:rsidR="00BD478A">
        <w:rPr>
          <w:rStyle w:val="CommentReference"/>
        </w:rPr>
        <w:commentReference w:id="8"/>
      </w:r>
      <w:r w:rsidRPr="00F234D2">
        <w:t xml:space="preserve">at the 99th percentile compared to daily rainfall data. This substantial overestimation indicates that events which AMS analysis suggests occur approximately once per year may actually occur approximately once every 43 days based on daily data analysis. </w:t>
      </w:r>
      <w:r w:rsidRPr="00F234D2">
        <w:rPr>
          <w:b/>
          <w:bCs/>
        </w:rPr>
        <w:t>Conclusion:</w:t>
      </w:r>
      <w:r w:rsidRPr="00F234D2">
        <w:t xml:space="preserve"> The research demonstrates that </w:t>
      </w:r>
      <w:commentRangeStart w:id="9"/>
      <w:r w:rsidRPr="00F234D2">
        <w:t xml:space="preserve">conventional methods </w:t>
      </w:r>
      <w:commentRangeEnd w:id="9"/>
      <w:r w:rsidR="00BD478A">
        <w:rPr>
          <w:rStyle w:val="CommentReference"/>
        </w:rPr>
        <w:commentReference w:id="9"/>
      </w:r>
      <w:r w:rsidRPr="00F234D2">
        <w:t>developed for temperate climates significantly underestimate the frequency of extreme rainfall events in tropical regions. The findings support the use of daily rainfall data and the 4-Parameter Kappa distribution for flood frequency analysis in tropical climates, providing more accurate estimates for extreme event prediction. The practical implications of this research extend to infrastructure design, flood risk mapping, and water resource planning, emphasizing the importance of using complete time-series data rather than decimated annual maxima for accurate extreme event characterization.</w:t>
      </w:r>
    </w:p>
    <w:p w14:paraId="44FBE11F" w14:textId="77777777" w:rsidR="00F234D2" w:rsidRPr="00F234D2" w:rsidRDefault="00F234D2" w:rsidP="0084045F">
      <w:pPr>
        <w:jc w:val="both"/>
      </w:pPr>
    </w:p>
    <w:p w14:paraId="07DE7AD8" w14:textId="5E58F6E7" w:rsidR="00F234D2" w:rsidDel="00500C66" w:rsidRDefault="00F234D2" w:rsidP="0084045F">
      <w:pPr>
        <w:jc w:val="both"/>
        <w:rPr>
          <w:del w:id="10" w:author="Amani Zakaria" w:date="2026-08-16T12:12:00Z"/>
        </w:rPr>
      </w:pPr>
      <w:del w:id="11" w:author="Amani Zakaria" w:date="2026-08-16T12:12:00Z">
        <w:r w:rsidRPr="00F234D2" w:rsidDel="00500C66">
          <w:rPr>
            <w:b/>
            <w:bCs/>
          </w:rPr>
          <w:delText>Keywords:</w:delText>
        </w:r>
        <w:r w:rsidRPr="00F234D2" w:rsidDel="00500C66">
          <w:delText xml:space="preserve"> Flood frequency analysis, L-moments, 4-Parameter Kappa distribution, Annual Maximum Series, daily rainfall data, tropical climate, Terengganu, Malaysia</w:delText>
        </w:r>
      </w:del>
    </w:p>
    <w:p w14:paraId="4E87116D" w14:textId="2A5A8E91" w:rsidR="0084045F" w:rsidRDefault="0084045F" w:rsidP="0084045F">
      <w:pPr>
        <w:jc w:val="center"/>
        <w:rPr>
          <w:b/>
          <w:bCs/>
        </w:rPr>
      </w:pPr>
      <w:r w:rsidRPr="0084045F">
        <w:rPr>
          <w:b/>
          <w:bCs/>
        </w:rPr>
        <w:t>PEMODELAN KEKERAPAN BANJIR BERASASKAN MOMEN-L BAGI DATA HUJAN MAKSIMUM TAHUNAN DAN HARIAN DI TERENGGANU</w:t>
      </w:r>
    </w:p>
    <w:p w14:paraId="6638380A" w14:textId="4E5BD818" w:rsidR="0084045F" w:rsidRPr="0084045F" w:rsidRDefault="008C3E87" w:rsidP="0084045F">
      <w:pPr>
        <w:jc w:val="center"/>
      </w:pPr>
      <w:r w:rsidRPr="0084045F">
        <w:rPr>
          <w:b/>
          <w:bCs/>
        </w:rPr>
        <w:lastRenderedPageBreak/>
        <w:t>ABSTRAK</w:t>
      </w:r>
    </w:p>
    <w:p w14:paraId="15CAB84B" w14:textId="296840F6" w:rsidR="0084045F" w:rsidRPr="0084045F" w:rsidRDefault="0084045F" w:rsidP="0084045F">
      <w:pPr>
        <w:jc w:val="both"/>
      </w:pPr>
      <w:proofErr w:type="spellStart"/>
      <w:r w:rsidRPr="0084045F">
        <w:rPr>
          <w:b/>
          <w:bCs/>
        </w:rPr>
        <w:t>Pengenalan</w:t>
      </w:r>
      <w:proofErr w:type="spellEnd"/>
      <w:r w:rsidRPr="0084045F">
        <w:rPr>
          <w:b/>
          <w:bCs/>
        </w:rPr>
        <w:t>:</w:t>
      </w:r>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w:t>
      </w:r>
      <w:proofErr w:type="spellStart"/>
      <w:r w:rsidRPr="0084045F">
        <w:t>adalah</w:t>
      </w:r>
      <w:proofErr w:type="spellEnd"/>
      <w:r w:rsidRPr="0084045F">
        <w:t xml:space="preserve"> </w:t>
      </w:r>
      <w:proofErr w:type="spellStart"/>
      <w:r w:rsidRPr="0084045F">
        <w:t>asas</w:t>
      </w:r>
      <w:proofErr w:type="spellEnd"/>
      <w:r w:rsidRPr="0084045F">
        <w:t xml:space="preserve"> </w:t>
      </w:r>
      <w:proofErr w:type="spellStart"/>
      <w:r w:rsidRPr="0084045F">
        <w:t>kepada</w:t>
      </w:r>
      <w:proofErr w:type="spellEnd"/>
      <w:r w:rsidRPr="0084045F">
        <w:t xml:space="preserve"> </w:t>
      </w:r>
      <w:proofErr w:type="spellStart"/>
      <w:r w:rsidRPr="0084045F">
        <w:t>pengurusan</w:t>
      </w:r>
      <w:proofErr w:type="spellEnd"/>
      <w:r w:rsidRPr="0084045F">
        <w:t xml:space="preserve"> </w:t>
      </w:r>
      <w:proofErr w:type="spellStart"/>
      <w:r w:rsidRPr="0084045F">
        <w:t>sumber</w:t>
      </w:r>
      <w:proofErr w:type="spellEnd"/>
      <w:r w:rsidRPr="0084045F">
        <w:t xml:space="preserve"> air dan </w:t>
      </w:r>
      <w:proofErr w:type="spellStart"/>
      <w:r w:rsidRPr="0084045F">
        <w:t>pengurangan</w:t>
      </w:r>
      <w:proofErr w:type="spellEnd"/>
      <w:r w:rsidRPr="0084045F">
        <w:t xml:space="preserve"> </w:t>
      </w:r>
      <w:proofErr w:type="spellStart"/>
      <w:r w:rsidRPr="0084045F">
        <w:t>risiko</w:t>
      </w:r>
      <w:proofErr w:type="spellEnd"/>
      <w:r w:rsidRPr="0084045F">
        <w:t xml:space="preserve"> </w:t>
      </w:r>
      <w:proofErr w:type="spellStart"/>
      <w:r w:rsidRPr="0084045F">
        <w:t>bencana</w:t>
      </w:r>
      <w:proofErr w:type="spellEnd"/>
      <w:r w:rsidRPr="0084045F">
        <w:t xml:space="preserve">, </w:t>
      </w:r>
      <w:proofErr w:type="spellStart"/>
      <w:r w:rsidRPr="0084045F">
        <w:t>terutamanya</w:t>
      </w:r>
      <w:proofErr w:type="spellEnd"/>
      <w:r w:rsidRPr="0084045F">
        <w:t xml:space="preserve"> di </w:t>
      </w:r>
      <w:proofErr w:type="spellStart"/>
      <w:r w:rsidRPr="0084045F">
        <w:t>kawasan</w:t>
      </w:r>
      <w:proofErr w:type="spellEnd"/>
      <w:r w:rsidRPr="0084045F">
        <w:t xml:space="preserve"> </w:t>
      </w:r>
      <w:proofErr w:type="spellStart"/>
      <w:r w:rsidRPr="0084045F">
        <w:t>tropika</w:t>
      </w:r>
      <w:proofErr w:type="spellEnd"/>
      <w:r w:rsidRPr="0084045F">
        <w:t xml:space="preserve"> di mana </w:t>
      </w:r>
      <w:proofErr w:type="spellStart"/>
      <w:r w:rsidRPr="0084045F">
        <w:t>kejadian</w:t>
      </w:r>
      <w:proofErr w:type="spellEnd"/>
      <w:r w:rsidRPr="0084045F">
        <w:t xml:space="preserve"> </w:t>
      </w:r>
      <w:proofErr w:type="spellStart"/>
      <w:r w:rsidRPr="0084045F">
        <w:t>hujan</w:t>
      </w:r>
      <w:proofErr w:type="spellEnd"/>
      <w:r w:rsidRPr="0084045F">
        <w:t xml:space="preserve"> </w:t>
      </w:r>
      <w:proofErr w:type="spellStart"/>
      <w:r w:rsidRPr="0084045F">
        <w:t>melampau</w:t>
      </w:r>
      <w:proofErr w:type="spellEnd"/>
      <w:r w:rsidRPr="0084045F">
        <w:t xml:space="preserve"> </w:t>
      </w:r>
      <w:proofErr w:type="spellStart"/>
      <w:r w:rsidRPr="0084045F">
        <w:t>kerap</w:t>
      </w:r>
      <w:proofErr w:type="spellEnd"/>
      <w:r w:rsidRPr="0084045F">
        <w:t xml:space="preserve"> </w:t>
      </w:r>
      <w:proofErr w:type="spellStart"/>
      <w:r w:rsidRPr="0084045F">
        <w:t>berlaku</w:t>
      </w:r>
      <w:proofErr w:type="spellEnd"/>
      <w:r w:rsidRPr="0084045F">
        <w:t xml:space="preserve">. Kajian </w:t>
      </w:r>
      <w:proofErr w:type="spellStart"/>
      <w:r w:rsidRPr="0084045F">
        <w:t>ini</w:t>
      </w:r>
      <w:proofErr w:type="spellEnd"/>
      <w:r w:rsidRPr="0084045F">
        <w:t xml:space="preserve"> </w:t>
      </w:r>
      <w:proofErr w:type="spellStart"/>
      <w:r w:rsidRPr="0084045F">
        <w:t>menangani</w:t>
      </w:r>
      <w:proofErr w:type="spellEnd"/>
      <w:r w:rsidRPr="0084045F">
        <w:t xml:space="preserve"> </w:t>
      </w:r>
      <w:proofErr w:type="spellStart"/>
      <w:r w:rsidRPr="0084045F">
        <w:t>batasan</w:t>
      </w:r>
      <w:proofErr w:type="spellEnd"/>
      <w:r w:rsidRPr="0084045F">
        <w:t xml:space="preserve"> </w:t>
      </w:r>
      <w:proofErr w:type="spellStart"/>
      <w:r w:rsidRPr="0084045F">
        <w:t>kritikal</w:t>
      </w:r>
      <w:proofErr w:type="spellEnd"/>
      <w:r w:rsidRPr="0084045F">
        <w:t xml:space="preserve"> </w:t>
      </w:r>
      <w:proofErr w:type="spellStart"/>
      <w:r w:rsidRPr="0084045F">
        <w:t>dalam</w:t>
      </w:r>
      <w:proofErr w:type="spellEnd"/>
      <w:r w:rsidRPr="0084045F">
        <w:t xml:space="preserve"> </w:t>
      </w:r>
      <w:proofErr w:type="spellStart"/>
      <w:r w:rsidRPr="0084045F">
        <w:t>kaedah</w:t>
      </w:r>
      <w:proofErr w:type="spellEnd"/>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w:t>
      </w:r>
      <w:proofErr w:type="spellStart"/>
      <w:r w:rsidRPr="0084045F">
        <w:t>konvensional</w:t>
      </w:r>
      <w:proofErr w:type="spellEnd"/>
      <w:r w:rsidRPr="0084045F">
        <w:t xml:space="preserve">, yang pada </w:t>
      </w:r>
      <w:proofErr w:type="spellStart"/>
      <w:r w:rsidRPr="0084045F">
        <w:t>asalnya</w:t>
      </w:r>
      <w:proofErr w:type="spellEnd"/>
      <w:r w:rsidRPr="0084045F">
        <w:t xml:space="preserve"> </w:t>
      </w:r>
      <w:proofErr w:type="spellStart"/>
      <w:r w:rsidRPr="0084045F">
        <w:t>dibangunkan</w:t>
      </w:r>
      <w:proofErr w:type="spellEnd"/>
      <w:r w:rsidRPr="0084045F">
        <w:t xml:space="preserve"> </w:t>
      </w:r>
      <w:proofErr w:type="spellStart"/>
      <w:r w:rsidRPr="0084045F">
        <w:t>untuk</w:t>
      </w:r>
      <w:proofErr w:type="spellEnd"/>
      <w:r w:rsidRPr="0084045F">
        <w:t xml:space="preserve"> </w:t>
      </w:r>
      <w:proofErr w:type="spellStart"/>
      <w:r w:rsidRPr="0084045F">
        <w:t>iklim</w:t>
      </w:r>
      <w:proofErr w:type="spellEnd"/>
      <w:r w:rsidRPr="0084045F">
        <w:t xml:space="preserve"> </w:t>
      </w:r>
      <w:proofErr w:type="spellStart"/>
      <w:r w:rsidRPr="0084045F">
        <w:t>sederhana</w:t>
      </w:r>
      <w:proofErr w:type="spellEnd"/>
      <w:r w:rsidRPr="0084045F">
        <w:t xml:space="preserve"> dan </w:t>
      </w:r>
      <w:proofErr w:type="spellStart"/>
      <w:r w:rsidRPr="0084045F">
        <w:t>tidak</w:t>
      </w:r>
      <w:proofErr w:type="spellEnd"/>
      <w:r w:rsidRPr="0084045F">
        <w:t xml:space="preserve"> </w:t>
      </w:r>
      <w:proofErr w:type="spellStart"/>
      <w:r w:rsidRPr="0084045F">
        <w:t>mewakili</w:t>
      </w:r>
      <w:proofErr w:type="spellEnd"/>
      <w:r w:rsidRPr="0084045F">
        <w:t xml:space="preserve"> </w:t>
      </w:r>
      <w:proofErr w:type="spellStart"/>
      <w:r w:rsidRPr="0084045F">
        <w:t>ciri-ciri</w:t>
      </w:r>
      <w:proofErr w:type="spellEnd"/>
      <w:r w:rsidRPr="0084045F">
        <w:t xml:space="preserve"> </w:t>
      </w:r>
      <w:proofErr w:type="spellStart"/>
      <w:r w:rsidRPr="0084045F">
        <w:t>hujan</w:t>
      </w:r>
      <w:proofErr w:type="spellEnd"/>
      <w:r w:rsidRPr="0084045F">
        <w:t xml:space="preserve"> di </w:t>
      </w:r>
      <w:proofErr w:type="spellStart"/>
      <w:r w:rsidRPr="0084045F">
        <w:t>kawasan</w:t>
      </w:r>
      <w:proofErr w:type="spellEnd"/>
      <w:r w:rsidRPr="0084045F">
        <w:t xml:space="preserve"> </w:t>
      </w:r>
      <w:proofErr w:type="spellStart"/>
      <w:r w:rsidRPr="0084045F">
        <w:t>tropika</w:t>
      </w:r>
      <w:proofErr w:type="spellEnd"/>
      <w:r w:rsidRPr="0084045F">
        <w:t xml:space="preserve"> </w:t>
      </w:r>
      <w:proofErr w:type="spellStart"/>
      <w:r w:rsidRPr="0084045F">
        <w:t>dengan</w:t>
      </w:r>
      <w:proofErr w:type="spellEnd"/>
      <w:r w:rsidRPr="0084045F">
        <w:t xml:space="preserve"> </w:t>
      </w:r>
      <w:proofErr w:type="spellStart"/>
      <w:r w:rsidRPr="0084045F">
        <w:t>secukupnya</w:t>
      </w:r>
      <w:proofErr w:type="spellEnd"/>
      <w:r w:rsidRPr="0084045F">
        <w:t xml:space="preserve">. </w:t>
      </w:r>
      <w:proofErr w:type="spellStart"/>
      <w:r w:rsidRPr="0084045F">
        <w:t>Tujuan</w:t>
      </w:r>
      <w:proofErr w:type="spellEnd"/>
      <w:r w:rsidRPr="0084045F">
        <w:t xml:space="preserve"> </w:t>
      </w:r>
      <w:proofErr w:type="spellStart"/>
      <w:r w:rsidRPr="0084045F">
        <w:t>kajian</w:t>
      </w:r>
      <w:proofErr w:type="spellEnd"/>
      <w:r w:rsidRPr="0084045F">
        <w:t xml:space="preserve"> </w:t>
      </w:r>
      <w:proofErr w:type="spellStart"/>
      <w:r w:rsidRPr="0084045F">
        <w:t>ini</w:t>
      </w:r>
      <w:proofErr w:type="spellEnd"/>
      <w:r w:rsidRPr="0084045F">
        <w:t xml:space="preserve"> </w:t>
      </w:r>
      <w:proofErr w:type="spellStart"/>
      <w:r w:rsidRPr="0084045F">
        <w:t>adalah</w:t>
      </w:r>
      <w:proofErr w:type="spellEnd"/>
      <w:r w:rsidRPr="0084045F">
        <w:t xml:space="preserve"> </w:t>
      </w:r>
      <w:proofErr w:type="spellStart"/>
      <w:r w:rsidRPr="0084045F">
        <w:t>untuk</w:t>
      </w:r>
      <w:proofErr w:type="spellEnd"/>
      <w:r w:rsidRPr="0084045F">
        <w:t xml:space="preserve"> </w:t>
      </w:r>
      <w:proofErr w:type="spellStart"/>
      <w:r w:rsidRPr="0084045F">
        <w:t>mengaplikasikan</w:t>
      </w:r>
      <w:proofErr w:type="spellEnd"/>
      <w:r w:rsidRPr="0084045F">
        <w:t xml:space="preserve"> </w:t>
      </w:r>
      <w:proofErr w:type="spellStart"/>
      <w:r w:rsidRPr="0084045F">
        <w:t>metodologi</w:t>
      </w:r>
      <w:proofErr w:type="spellEnd"/>
      <w:r w:rsidRPr="0084045F">
        <w:t xml:space="preserve"> </w:t>
      </w:r>
      <w:proofErr w:type="spellStart"/>
      <w:r w:rsidRPr="0084045F">
        <w:t>momen</w:t>
      </w:r>
      <w:proofErr w:type="spellEnd"/>
      <w:r w:rsidRPr="0084045F">
        <w:t xml:space="preserve">-L </w:t>
      </w:r>
      <w:proofErr w:type="spellStart"/>
      <w:r w:rsidRPr="0084045F">
        <w:t>bagi</w:t>
      </w:r>
      <w:proofErr w:type="spellEnd"/>
      <w:r w:rsidRPr="0084045F">
        <w:t xml:space="preserve"> </w:t>
      </w:r>
      <w:proofErr w:type="spellStart"/>
      <w:r w:rsidRPr="0084045F">
        <w:t>menganalisis</w:t>
      </w:r>
      <w:proofErr w:type="spellEnd"/>
      <w:r w:rsidRPr="0084045F">
        <w:t xml:space="preserve"> data </w:t>
      </w:r>
      <w:proofErr w:type="spellStart"/>
      <w:r w:rsidRPr="0084045F">
        <w:t>hujan</w:t>
      </w:r>
      <w:proofErr w:type="spellEnd"/>
      <w:r w:rsidRPr="0084045F">
        <w:t xml:space="preserve"> dan </w:t>
      </w:r>
      <w:proofErr w:type="spellStart"/>
      <w:r w:rsidRPr="0084045F">
        <w:t>membandingkan</w:t>
      </w:r>
      <w:proofErr w:type="spellEnd"/>
      <w:r w:rsidRPr="0084045F">
        <w:t xml:space="preserve"> </w:t>
      </w:r>
      <w:proofErr w:type="spellStart"/>
      <w:r w:rsidRPr="0084045F">
        <w:t>pendekatan</w:t>
      </w:r>
      <w:proofErr w:type="spellEnd"/>
      <w:r w:rsidRPr="0084045F">
        <w:t xml:space="preserve"> </w:t>
      </w:r>
      <w:proofErr w:type="spellStart"/>
      <w:r w:rsidRPr="0084045F">
        <w:t>tradisional</w:t>
      </w:r>
      <w:proofErr w:type="spellEnd"/>
      <w:r w:rsidRPr="0084045F">
        <w:t xml:space="preserve"> Siri </w:t>
      </w:r>
      <w:proofErr w:type="spellStart"/>
      <w:r w:rsidRPr="0084045F">
        <w:t>Maksimum</w:t>
      </w:r>
      <w:proofErr w:type="spellEnd"/>
      <w:r w:rsidRPr="0084045F">
        <w:t xml:space="preserve"> </w:t>
      </w:r>
      <w:proofErr w:type="spellStart"/>
      <w:r w:rsidRPr="0084045F">
        <w:t>Tahunan</w:t>
      </w:r>
      <w:proofErr w:type="spellEnd"/>
      <w:r w:rsidRPr="0084045F">
        <w:t xml:space="preserve"> (AMS) </w:t>
      </w:r>
      <w:proofErr w:type="spellStart"/>
      <w:r w:rsidRPr="0084045F">
        <w:t>dengan</w:t>
      </w:r>
      <w:proofErr w:type="spellEnd"/>
      <w:r w:rsidRPr="0084045F">
        <w:t xml:space="preserve"> </w:t>
      </w:r>
      <w:proofErr w:type="spellStart"/>
      <w:r w:rsidRPr="0084045F">
        <w:t>pendekatan</w:t>
      </w:r>
      <w:proofErr w:type="spellEnd"/>
      <w:r w:rsidRPr="0084045F">
        <w:t xml:space="preserve"> </w:t>
      </w:r>
      <w:proofErr w:type="spellStart"/>
      <w:r w:rsidRPr="0084045F">
        <w:t>Analisis</w:t>
      </w:r>
      <w:proofErr w:type="spellEnd"/>
      <w:r w:rsidRPr="0084045F">
        <w:t xml:space="preserve"> Siri Masa </w:t>
      </w:r>
      <w:proofErr w:type="spellStart"/>
      <w:r w:rsidRPr="0084045F">
        <w:t>Lengkap</w:t>
      </w:r>
      <w:proofErr w:type="spellEnd"/>
      <w:r w:rsidRPr="0084045F">
        <w:t xml:space="preserve"> (CTA) </w:t>
      </w:r>
      <w:proofErr w:type="spellStart"/>
      <w:r w:rsidRPr="0084045F">
        <w:t>menggunakan</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dari</w:t>
      </w:r>
      <w:proofErr w:type="spellEnd"/>
      <w:r w:rsidRPr="0084045F">
        <w:t xml:space="preserve"> </w:t>
      </w:r>
      <w:proofErr w:type="spellStart"/>
      <w:r w:rsidRPr="0084045F">
        <w:t>dua</w:t>
      </w:r>
      <w:proofErr w:type="spellEnd"/>
      <w:r w:rsidRPr="0084045F">
        <w:t xml:space="preserve"> </w:t>
      </w:r>
      <w:proofErr w:type="spellStart"/>
      <w:r w:rsidRPr="0084045F">
        <w:t>puluh</w:t>
      </w:r>
      <w:proofErr w:type="spellEnd"/>
      <w:r w:rsidRPr="0084045F">
        <w:t xml:space="preserve"> </w:t>
      </w:r>
      <w:proofErr w:type="spellStart"/>
      <w:r w:rsidRPr="0084045F">
        <w:t>stesen</w:t>
      </w:r>
      <w:proofErr w:type="spellEnd"/>
      <w:r w:rsidRPr="0084045F">
        <w:t xml:space="preserve"> di Terengganu, Malaysia. </w:t>
      </w:r>
      <w:proofErr w:type="spellStart"/>
      <w:r w:rsidRPr="0084045F">
        <w:rPr>
          <w:b/>
          <w:bCs/>
        </w:rPr>
        <w:t>Kaedah</w:t>
      </w:r>
      <w:proofErr w:type="spellEnd"/>
      <w:r w:rsidRPr="0084045F">
        <w:rPr>
          <w:b/>
          <w:bCs/>
        </w:rPr>
        <w:t>:</w:t>
      </w:r>
      <w:r w:rsidRPr="0084045F">
        <w:t xml:space="preserve"> Kajian </w:t>
      </w:r>
      <w:proofErr w:type="spellStart"/>
      <w:r w:rsidRPr="0084045F">
        <w:t>ini</w:t>
      </w:r>
      <w:proofErr w:type="spellEnd"/>
      <w:r w:rsidRPr="0084045F">
        <w:t xml:space="preserve"> </w:t>
      </w:r>
      <w:proofErr w:type="spellStart"/>
      <w:r w:rsidRPr="0084045F">
        <w:t>menggunakan</w:t>
      </w:r>
      <w:proofErr w:type="spellEnd"/>
      <w:r w:rsidRPr="0084045F">
        <w:t xml:space="preserve"> </w:t>
      </w:r>
      <w:proofErr w:type="spellStart"/>
      <w:r w:rsidRPr="0084045F">
        <w:t>kaedah</w:t>
      </w:r>
      <w:proofErr w:type="spellEnd"/>
      <w:r w:rsidRPr="0084045F">
        <w:t xml:space="preserve"> </w:t>
      </w:r>
      <w:proofErr w:type="spellStart"/>
      <w:r w:rsidRPr="0084045F">
        <w:t>momen</w:t>
      </w:r>
      <w:proofErr w:type="spellEnd"/>
      <w:r w:rsidRPr="0084045F">
        <w:t xml:space="preserve">-L </w:t>
      </w:r>
      <w:proofErr w:type="spellStart"/>
      <w:r w:rsidRPr="0084045F">
        <w:t>untuk</w:t>
      </w:r>
      <w:proofErr w:type="spellEnd"/>
      <w:r w:rsidRPr="0084045F">
        <w:t xml:space="preserve"> </w:t>
      </w:r>
      <w:proofErr w:type="spellStart"/>
      <w:r w:rsidRPr="0084045F">
        <w:t>menganggar</w:t>
      </w:r>
      <w:proofErr w:type="spellEnd"/>
      <w:r w:rsidRPr="0084045F">
        <w:t xml:space="preserve"> parameter </w:t>
      </w:r>
      <w:proofErr w:type="spellStart"/>
      <w:r w:rsidRPr="0084045F">
        <w:t>bagi</w:t>
      </w:r>
      <w:proofErr w:type="spellEnd"/>
      <w:r w:rsidRPr="0084045F">
        <w:t xml:space="preserve"> </w:t>
      </w:r>
      <w:proofErr w:type="spellStart"/>
      <w:r w:rsidRPr="0084045F">
        <w:t>sembilan</w:t>
      </w:r>
      <w:proofErr w:type="spellEnd"/>
      <w:r w:rsidRPr="0084045F">
        <w:t xml:space="preserve"> </w:t>
      </w:r>
      <w:proofErr w:type="spellStart"/>
      <w:r w:rsidRPr="0084045F">
        <w:t>taburan</w:t>
      </w:r>
      <w:proofErr w:type="spellEnd"/>
      <w:r w:rsidRPr="0084045F">
        <w:t xml:space="preserve"> </w:t>
      </w:r>
      <w:proofErr w:type="spellStart"/>
      <w:r w:rsidRPr="0084045F">
        <w:t>kebarangkalian</w:t>
      </w:r>
      <w:proofErr w:type="spellEnd"/>
      <w:r w:rsidRPr="0084045F">
        <w:t xml:space="preserve">: Gumbel, Normal, </w:t>
      </w:r>
      <w:proofErr w:type="spellStart"/>
      <w:r w:rsidRPr="0084045F">
        <w:t>Eksponen</w:t>
      </w:r>
      <w:proofErr w:type="spellEnd"/>
      <w:r w:rsidRPr="0084045F">
        <w:t xml:space="preserve">, Nilai </w:t>
      </w:r>
      <w:proofErr w:type="spellStart"/>
      <w:r w:rsidRPr="0084045F">
        <w:t>Ekstrem</w:t>
      </w:r>
      <w:proofErr w:type="spellEnd"/>
      <w:r w:rsidRPr="0084045F">
        <w:t xml:space="preserve"> </w:t>
      </w:r>
      <w:proofErr w:type="spellStart"/>
      <w:r w:rsidRPr="0084045F">
        <w:t>Teritlak</w:t>
      </w:r>
      <w:proofErr w:type="spellEnd"/>
      <w:r w:rsidRPr="0084045F">
        <w:t xml:space="preserve">, </w:t>
      </w:r>
      <w:proofErr w:type="spellStart"/>
      <w:r w:rsidRPr="0084045F">
        <w:t>Logistik</w:t>
      </w:r>
      <w:proofErr w:type="spellEnd"/>
      <w:r w:rsidRPr="0084045F">
        <w:t xml:space="preserve"> </w:t>
      </w:r>
      <w:proofErr w:type="spellStart"/>
      <w:r w:rsidRPr="0084045F">
        <w:t>Teritlak</w:t>
      </w:r>
      <w:proofErr w:type="spellEnd"/>
      <w:r w:rsidRPr="0084045F">
        <w:t xml:space="preserve">, Normal </w:t>
      </w:r>
      <w:proofErr w:type="spellStart"/>
      <w:r w:rsidRPr="0084045F">
        <w:t>Teritlak</w:t>
      </w:r>
      <w:proofErr w:type="spellEnd"/>
      <w:r w:rsidRPr="0084045F">
        <w:t xml:space="preserve">, Pareto </w:t>
      </w:r>
      <w:proofErr w:type="spellStart"/>
      <w:r w:rsidRPr="0084045F">
        <w:t>Teritlak</w:t>
      </w:r>
      <w:proofErr w:type="spellEnd"/>
      <w:r w:rsidRPr="0084045F">
        <w:t xml:space="preserve">, Pearson Jenis III, dan Kappa 4-Parameter. </w:t>
      </w:r>
      <w:proofErr w:type="spellStart"/>
      <w:r w:rsidRPr="0084045F">
        <w:t>Pemilihan</w:t>
      </w:r>
      <w:proofErr w:type="spellEnd"/>
      <w:r w:rsidRPr="0084045F">
        <w:t xml:space="preserve"> </w:t>
      </w:r>
      <w:proofErr w:type="spellStart"/>
      <w:r w:rsidRPr="0084045F">
        <w:t>taburan</w:t>
      </w:r>
      <w:proofErr w:type="spellEnd"/>
      <w:r w:rsidRPr="0084045F">
        <w:t xml:space="preserve"> </w:t>
      </w:r>
      <w:proofErr w:type="spellStart"/>
      <w:r w:rsidRPr="0084045F">
        <w:t>adalah</w:t>
      </w:r>
      <w:proofErr w:type="spellEnd"/>
      <w:r w:rsidRPr="0084045F">
        <w:t xml:space="preserve"> </w:t>
      </w:r>
      <w:proofErr w:type="spellStart"/>
      <w:r w:rsidRPr="0084045F">
        <w:t>berdasarkan</w:t>
      </w:r>
      <w:proofErr w:type="spellEnd"/>
      <w:r w:rsidRPr="0084045F">
        <w:t xml:space="preserve"> </w:t>
      </w:r>
      <w:proofErr w:type="spellStart"/>
      <w:r w:rsidRPr="0084045F">
        <w:t>Indeks</w:t>
      </w:r>
      <w:proofErr w:type="spellEnd"/>
      <w:r w:rsidRPr="0084045F">
        <w:t xml:space="preserve"> </w:t>
      </w:r>
      <w:proofErr w:type="spellStart"/>
      <w:r w:rsidRPr="0084045F">
        <w:t>Sisihan</w:t>
      </w:r>
      <w:proofErr w:type="spellEnd"/>
      <w:r w:rsidRPr="0084045F">
        <w:t xml:space="preserve"> </w:t>
      </w:r>
      <w:proofErr w:type="spellStart"/>
      <w:r w:rsidRPr="0084045F">
        <w:t>Mutlak</w:t>
      </w:r>
      <w:proofErr w:type="spellEnd"/>
      <w:r w:rsidRPr="0084045F">
        <w:t xml:space="preserve"> Min (MADI) dan </w:t>
      </w:r>
      <w:proofErr w:type="spellStart"/>
      <w:r w:rsidRPr="0084045F">
        <w:t>Indeks</w:t>
      </w:r>
      <w:proofErr w:type="spellEnd"/>
      <w:r w:rsidRPr="0084045F">
        <w:t xml:space="preserve"> </w:t>
      </w:r>
      <w:proofErr w:type="spellStart"/>
      <w:r w:rsidRPr="0084045F">
        <w:t>Sisihan</w:t>
      </w:r>
      <w:proofErr w:type="spellEnd"/>
      <w:r w:rsidRPr="0084045F">
        <w:t xml:space="preserve"> Kuasa </w:t>
      </w:r>
      <w:proofErr w:type="spellStart"/>
      <w:r w:rsidRPr="0084045F">
        <w:t>Dua</w:t>
      </w:r>
      <w:proofErr w:type="spellEnd"/>
      <w:r w:rsidRPr="0084045F">
        <w:t xml:space="preserve"> Min (MSDI) </w:t>
      </w:r>
      <w:proofErr w:type="spellStart"/>
      <w:r w:rsidRPr="0084045F">
        <w:t>menggunakan</w:t>
      </w:r>
      <w:proofErr w:type="spellEnd"/>
      <w:r w:rsidRPr="0084045F">
        <w:t xml:space="preserve"> </w:t>
      </w:r>
      <w:proofErr w:type="spellStart"/>
      <w:r w:rsidRPr="0084045F">
        <w:t>kedudukan</w:t>
      </w:r>
      <w:proofErr w:type="spellEnd"/>
      <w:r w:rsidRPr="0084045F">
        <w:t xml:space="preserve"> </w:t>
      </w:r>
      <w:proofErr w:type="spellStart"/>
      <w:r w:rsidRPr="0084045F">
        <w:t>pemplotan</w:t>
      </w:r>
      <w:proofErr w:type="spellEnd"/>
      <w:r w:rsidRPr="0084045F">
        <w:t xml:space="preserve"> </w:t>
      </w:r>
      <w:proofErr w:type="spellStart"/>
      <w:r w:rsidRPr="0084045F">
        <w:t>Gringorten</w:t>
      </w:r>
      <w:proofErr w:type="spellEnd"/>
      <w:r w:rsidRPr="0084045F">
        <w:t xml:space="preserve">. </w:t>
      </w:r>
      <w:proofErr w:type="spellStart"/>
      <w:r w:rsidRPr="0084045F">
        <w:t>Analisis</w:t>
      </w:r>
      <w:proofErr w:type="spellEnd"/>
      <w:r w:rsidRPr="0084045F">
        <w:t xml:space="preserve"> kala </w:t>
      </w:r>
      <w:proofErr w:type="spellStart"/>
      <w:r w:rsidRPr="0084045F">
        <w:t>ulangan</w:t>
      </w:r>
      <w:proofErr w:type="spellEnd"/>
      <w:r w:rsidRPr="0084045F">
        <w:t xml:space="preserve"> </w:t>
      </w:r>
      <w:proofErr w:type="spellStart"/>
      <w:r w:rsidRPr="0084045F">
        <w:t>telah</w:t>
      </w:r>
      <w:proofErr w:type="spellEnd"/>
      <w:r w:rsidRPr="0084045F">
        <w:t xml:space="preserve"> </w:t>
      </w:r>
      <w:proofErr w:type="spellStart"/>
      <w:r w:rsidRPr="0084045F">
        <w:t>dijalankan</w:t>
      </w:r>
      <w:proofErr w:type="spellEnd"/>
      <w:r w:rsidRPr="0084045F">
        <w:t xml:space="preserve"> </w:t>
      </w:r>
      <w:proofErr w:type="spellStart"/>
      <w:r w:rsidRPr="0084045F">
        <w:t>bagi</w:t>
      </w:r>
      <w:proofErr w:type="spellEnd"/>
      <w:r w:rsidRPr="0084045F">
        <w:t xml:space="preserve"> </w:t>
      </w:r>
      <w:proofErr w:type="spellStart"/>
      <w:r w:rsidRPr="0084045F">
        <w:t>tempoh</w:t>
      </w:r>
      <w:proofErr w:type="spellEnd"/>
      <w:r w:rsidRPr="0084045F">
        <w:t xml:space="preserve"> </w:t>
      </w:r>
      <w:proofErr w:type="spellStart"/>
      <w:r w:rsidRPr="0084045F">
        <w:t>antara</w:t>
      </w:r>
      <w:proofErr w:type="spellEnd"/>
      <w:r w:rsidRPr="0084045F">
        <w:t xml:space="preserve"> 2 </w:t>
      </w:r>
      <w:proofErr w:type="spellStart"/>
      <w:r w:rsidRPr="0084045F">
        <w:t>hingga</w:t>
      </w:r>
      <w:proofErr w:type="spellEnd"/>
      <w:r w:rsidRPr="0084045F">
        <w:t xml:space="preserve"> 100 </w:t>
      </w:r>
      <w:proofErr w:type="spellStart"/>
      <w:r w:rsidRPr="0084045F">
        <w:t>tahun</w:t>
      </w:r>
      <w:proofErr w:type="spellEnd"/>
      <w:r w:rsidRPr="0084045F">
        <w:t xml:space="preserve">, dan </w:t>
      </w:r>
      <w:proofErr w:type="spellStart"/>
      <w:r w:rsidRPr="0084045F">
        <w:t>pengkuantitian</w:t>
      </w:r>
      <w:proofErr w:type="spellEnd"/>
      <w:r w:rsidRPr="0084045F">
        <w:t xml:space="preserve"> </w:t>
      </w:r>
      <w:proofErr w:type="spellStart"/>
      <w:r w:rsidRPr="0084045F">
        <w:t>lebihan</w:t>
      </w:r>
      <w:proofErr w:type="spellEnd"/>
      <w:r w:rsidRPr="0084045F">
        <w:t xml:space="preserve"> </w:t>
      </w:r>
      <w:proofErr w:type="spellStart"/>
      <w:r w:rsidRPr="0084045F">
        <w:t>anggaran</w:t>
      </w:r>
      <w:proofErr w:type="spellEnd"/>
      <w:r w:rsidRPr="0084045F">
        <w:t xml:space="preserve"> </w:t>
      </w:r>
      <w:proofErr w:type="spellStart"/>
      <w:r w:rsidRPr="0084045F">
        <w:t>dilakukan</w:t>
      </w:r>
      <w:proofErr w:type="spellEnd"/>
      <w:r w:rsidRPr="0084045F">
        <w:t xml:space="preserve"> </w:t>
      </w:r>
      <w:proofErr w:type="spellStart"/>
      <w:r w:rsidRPr="0084045F">
        <w:t>untuk</w:t>
      </w:r>
      <w:proofErr w:type="spellEnd"/>
      <w:r w:rsidRPr="0084045F">
        <w:t xml:space="preserve"> </w:t>
      </w:r>
      <w:proofErr w:type="spellStart"/>
      <w:r w:rsidRPr="0084045F">
        <w:t>membandingkan</w:t>
      </w:r>
      <w:proofErr w:type="spellEnd"/>
      <w:r w:rsidRPr="0084045F">
        <w:t xml:space="preserve"> kala </w:t>
      </w:r>
      <w:proofErr w:type="spellStart"/>
      <w:r w:rsidRPr="0084045F">
        <w:t>ulangan</w:t>
      </w:r>
      <w:proofErr w:type="spellEnd"/>
      <w:r w:rsidRPr="0084045F">
        <w:t xml:space="preserve"> yang </w:t>
      </w:r>
      <w:proofErr w:type="spellStart"/>
      <w:r w:rsidRPr="0084045F">
        <w:t>dianggar</w:t>
      </w:r>
      <w:proofErr w:type="spellEnd"/>
      <w:r w:rsidRPr="0084045F">
        <w:t xml:space="preserve"> </w:t>
      </w:r>
      <w:proofErr w:type="spellStart"/>
      <w:r w:rsidRPr="0084045F">
        <w:t>daripada</w:t>
      </w:r>
      <w:proofErr w:type="spellEnd"/>
      <w:r w:rsidRPr="0084045F">
        <w:t xml:space="preserve"> AMS </w:t>
      </w:r>
      <w:proofErr w:type="spellStart"/>
      <w:r w:rsidRPr="0084045F">
        <w:t>dengan</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r w:rsidRPr="0084045F">
        <w:rPr>
          <w:b/>
          <w:bCs/>
        </w:rPr>
        <w:t>Keputusan:</w:t>
      </w:r>
      <w:r w:rsidRPr="0084045F">
        <w:t xml:space="preserve"> </w:t>
      </w:r>
      <w:proofErr w:type="spellStart"/>
      <w:r w:rsidRPr="0084045F">
        <w:t>Penemuan</w:t>
      </w:r>
      <w:proofErr w:type="spellEnd"/>
      <w:r w:rsidRPr="0084045F">
        <w:t xml:space="preserve"> </w:t>
      </w:r>
      <w:proofErr w:type="spellStart"/>
      <w:r w:rsidRPr="0084045F">
        <w:t>utama</w:t>
      </w:r>
      <w:proofErr w:type="spellEnd"/>
      <w:r w:rsidRPr="0084045F">
        <w:t xml:space="preserve"> </w:t>
      </w:r>
      <w:proofErr w:type="spellStart"/>
      <w:r w:rsidRPr="0084045F">
        <w:t>mendedahkan</w:t>
      </w:r>
      <w:proofErr w:type="spellEnd"/>
      <w:r w:rsidRPr="0084045F">
        <w:t xml:space="preserve"> </w:t>
      </w:r>
      <w:proofErr w:type="spellStart"/>
      <w:r w:rsidRPr="0084045F">
        <w:t>bahawa</w:t>
      </w:r>
      <w:proofErr w:type="spellEnd"/>
      <w:r w:rsidRPr="0084045F">
        <w:t xml:space="preserve"> </w:t>
      </w:r>
      <w:proofErr w:type="spellStart"/>
      <w:r w:rsidRPr="0084045F">
        <w:t>taburan</w:t>
      </w:r>
      <w:proofErr w:type="spellEnd"/>
      <w:r w:rsidRPr="0084045F">
        <w:t xml:space="preserve"> Kappa 4-Parameter </w:t>
      </w:r>
      <w:proofErr w:type="spellStart"/>
      <w:r w:rsidRPr="0084045F">
        <w:t>muncul</w:t>
      </w:r>
      <w:proofErr w:type="spellEnd"/>
      <w:r w:rsidRPr="0084045F">
        <w:t xml:space="preserve"> </w:t>
      </w:r>
      <w:proofErr w:type="spellStart"/>
      <w:r w:rsidRPr="0084045F">
        <w:t>sebagai</w:t>
      </w:r>
      <w:proofErr w:type="spellEnd"/>
      <w:r w:rsidRPr="0084045F">
        <w:t xml:space="preserve"> </w:t>
      </w:r>
      <w:proofErr w:type="spellStart"/>
      <w:r w:rsidRPr="0084045F">
        <w:t>taburan</w:t>
      </w:r>
      <w:proofErr w:type="spellEnd"/>
      <w:r w:rsidRPr="0084045F">
        <w:t xml:space="preserve"> </w:t>
      </w:r>
      <w:proofErr w:type="spellStart"/>
      <w:r w:rsidRPr="0084045F">
        <w:t>penyuaian</w:t>
      </w:r>
      <w:proofErr w:type="spellEnd"/>
      <w:r w:rsidRPr="0084045F">
        <w:t xml:space="preserve"> </w:t>
      </w:r>
      <w:proofErr w:type="spellStart"/>
      <w:r w:rsidRPr="0084045F">
        <w:t>terbaik</w:t>
      </w:r>
      <w:proofErr w:type="spellEnd"/>
      <w:r w:rsidRPr="0084045F">
        <w:t xml:space="preserve"> </w:t>
      </w:r>
      <w:proofErr w:type="spellStart"/>
      <w:r w:rsidRPr="0084045F">
        <w:t>untuk</w:t>
      </w:r>
      <w:proofErr w:type="spellEnd"/>
      <w:r w:rsidRPr="0084045F">
        <w:t xml:space="preserve"> </w:t>
      </w:r>
      <w:proofErr w:type="spellStart"/>
      <w:r w:rsidRPr="0084045F">
        <w:t>kedua-dua</w:t>
      </w:r>
      <w:proofErr w:type="spellEnd"/>
      <w:r w:rsidRPr="0084045F">
        <w:t xml:space="preserve"> data </w:t>
      </w:r>
      <w:proofErr w:type="spellStart"/>
      <w:r w:rsidRPr="0084045F">
        <w:t>hujan</w:t>
      </w:r>
      <w:proofErr w:type="spellEnd"/>
      <w:r w:rsidRPr="0084045F">
        <w:t xml:space="preserve"> </w:t>
      </w:r>
      <w:proofErr w:type="spellStart"/>
      <w:r w:rsidRPr="0084045F">
        <w:t>tahunan</w:t>
      </w:r>
      <w:proofErr w:type="spellEnd"/>
      <w:r w:rsidRPr="0084045F">
        <w:t xml:space="preserve"> (40% </w:t>
      </w:r>
      <w:proofErr w:type="spellStart"/>
      <w:r w:rsidRPr="0084045F">
        <w:t>stesen</w:t>
      </w:r>
      <w:proofErr w:type="spellEnd"/>
      <w:r w:rsidRPr="0084045F">
        <w:t xml:space="preserve">) dan </w:t>
      </w:r>
      <w:proofErr w:type="spellStart"/>
      <w:r w:rsidRPr="0084045F">
        <w:t>harian</w:t>
      </w:r>
      <w:proofErr w:type="spellEnd"/>
      <w:r w:rsidRPr="0084045F">
        <w:t xml:space="preserve"> (100% </w:t>
      </w:r>
      <w:proofErr w:type="spellStart"/>
      <w:r w:rsidRPr="0084045F">
        <w:t>stesen</w:t>
      </w:r>
      <w:proofErr w:type="spellEnd"/>
      <w:r w:rsidRPr="0084045F">
        <w:t xml:space="preserve">), </w:t>
      </w:r>
      <w:proofErr w:type="spellStart"/>
      <w:r w:rsidRPr="0084045F">
        <w:t>menunjukkan</w:t>
      </w:r>
      <w:proofErr w:type="spellEnd"/>
      <w:r w:rsidRPr="0084045F">
        <w:t xml:space="preserve"> </w:t>
      </w:r>
      <w:proofErr w:type="spellStart"/>
      <w:r w:rsidRPr="0084045F">
        <w:t>prestasi</w:t>
      </w:r>
      <w:proofErr w:type="spellEnd"/>
      <w:r w:rsidRPr="0084045F">
        <w:t xml:space="preserve"> </w:t>
      </w:r>
      <w:proofErr w:type="spellStart"/>
      <w:r w:rsidRPr="0084045F">
        <w:t>unggulnya</w:t>
      </w:r>
      <w:proofErr w:type="spellEnd"/>
      <w:r w:rsidRPr="0084045F">
        <w:t xml:space="preserve"> </w:t>
      </w:r>
      <w:proofErr w:type="spellStart"/>
      <w:r w:rsidRPr="0084045F">
        <w:t>bagi</w:t>
      </w:r>
      <w:proofErr w:type="spellEnd"/>
      <w:r w:rsidRPr="0084045F">
        <w:t xml:space="preserve"> </w:t>
      </w:r>
      <w:proofErr w:type="spellStart"/>
      <w:r w:rsidRPr="0084045F">
        <w:t>corak</w:t>
      </w:r>
      <w:proofErr w:type="spellEnd"/>
      <w:r w:rsidRPr="0084045F">
        <w:t xml:space="preserve"> </w:t>
      </w:r>
      <w:proofErr w:type="spellStart"/>
      <w:r w:rsidRPr="0084045F">
        <w:t>hujan</w:t>
      </w:r>
      <w:proofErr w:type="spellEnd"/>
      <w:r w:rsidRPr="0084045F">
        <w:t xml:space="preserve"> </w:t>
      </w:r>
      <w:proofErr w:type="spellStart"/>
      <w:r w:rsidRPr="0084045F">
        <w:t>tropika</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secara</w:t>
      </w:r>
      <w:proofErr w:type="spellEnd"/>
      <w:r w:rsidRPr="0084045F">
        <w:t xml:space="preserve"> </w:t>
      </w:r>
      <w:proofErr w:type="spellStart"/>
      <w:r w:rsidRPr="0084045F">
        <w:t>konsisten</w:t>
      </w:r>
      <w:proofErr w:type="spellEnd"/>
      <w:r w:rsidRPr="0084045F">
        <w:t xml:space="preserve"> </w:t>
      </w:r>
      <w:proofErr w:type="spellStart"/>
      <w:r w:rsidRPr="0084045F">
        <w:t>mempamerkan</w:t>
      </w:r>
      <w:proofErr w:type="spellEnd"/>
      <w:r w:rsidRPr="0084045F">
        <w:t xml:space="preserve"> </w:t>
      </w:r>
      <w:proofErr w:type="spellStart"/>
      <w:r w:rsidRPr="0084045F">
        <w:t>nilai</w:t>
      </w:r>
      <w:proofErr w:type="spellEnd"/>
      <w:r w:rsidRPr="0084045F">
        <w:t xml:space="preserve"> </w:t>
      </w:r>
      <w:proofErr w:type="spellStart"/>
      <w:r w:rsidRPr="0084045F">
        <w:t>kepencongan</w:t>
      </w:r>
      <w:proofErr w:type="spellEnd"/>
      <w:r w:rsidRPr="0084045F">
        <w:t xml:space="preserve">-L (τ₃ ≈ 0.47 </w:t>
      </w:r>
      <w:proofErr w:type="spellStart"/>
      <w:r w:rsidRPr="0084045F">
        <w:t>hingga</w:t>
      </w:r>
      <w:proofErr w:type="spellEnd"/>
      <w:r w:rsidRPr="0084045F">
        <w:t xml:space="preserve"> 0.55) yang </w:t>
      </w:r>
      <w:proofErr w:type="spellStart"/>
      <w:r w:rsidRPr="0084045F">
        <w:t>lebih</w:t>
      </w:r>
      <w:proofErr w:type="spellEnd"/>
      <w:r w:rsidRPr="0084045F">
        <w:t xml:space="preserve"> </w:t>
      </w:r>
      <w:proofErr w:type="spellStart"/>
      <w:r w:rsidRPr="0084045F">
        <w:t>tinggi</w:t>
      </w:r>
      <w:proofErr w:type="spellEnd"/>
      <w:r w:rsidRPr="0084045F">
        <w:t xml:space="preserve"> </w:t>
      </w:r>
      <w:proofErr w:type="spellStart"/>
      <w:r w:rsidRPr="0084045F">
        <w:t>berbanding</w:t>
      </w:r>
      <w:proofErr w:type="spellEnd"/>
      <w:r w:rsidRPr="0084045F">
        <w:t xml:space="preserve"> data </w:t>
      </w:r>
      <w:proofErr w:type="spellStart"/>
      <w:r w:rsidRPr="0084045F">
        <w:t>maksimum</w:t>
      </w:r>
      <w:proofErr w:type="spellEnd"/>
      <w:r w:rsidRPr="0084045F">
        <w:t xml:space="preserve"> </w:t>
      </w:r>
      <w:proofErr w:type="spellStart"/>
      <w:r w:rsidRPr="0084045F">
        <w:t>tahunan</w:t>
      </w:r>
      <w:proofErr w:type="spellEnd"/>
      <w:r w:rsidRPr="0084045F">
        <w:t xml:space="preserve">, </w:t>
      </w:r>
      <w:proofErr w:type="spellStart"/>
      <w:r w:rsidRPr="0084045F">
        <w:t>menunjukkan</w:t>
      </w:r>
      <w:proofErr w:type="spellEnd"/>
      <w:r w:rsidRPr="0084045F">
        <w:t xml:space="preserve"> </w:t>
      </w:r>
      <w:proofErr w:type="spellStart"/>
      <w:r w:rsidRPr="0084045F">
        <w:t>ciri</w:t>
      </w:r>
      <w:proofErr w:type="spellEnd"/>
      <w:r w:rsidRPr="0084045F">
        <w:t xml:space="preserve"> </w:t>
      </w:r>
      <w:proofErr w:type="spellStart"/>
      <w:r w:rsidRPr="0084045F">
        <w:t>taburan</w:t>
      </w:r>
      <w:proofErr w:type="spellEnd"/>
      <w:r w:rsidRPr="0084045F">
        <w:t xml:space="preserve"> </w:t>
      </w:r>
      <w:proofErr w:type="spellStart"/>
      <w:r w:rsidRPr="0084045F">
        <w:t>terpencong</w:t>
      </w:r>
      <w:proofErr w:type="spellEnd"/>
      <w:r w:rsidRPr="0084045F">
        <w:t xml:space="preserve"> </w:t>
      </w:r>
      <w:proofErr w:type="spellStart"/>
      <w:r w:rsidRPr="0084045F">
        <w:t>ke</w:t>
      </w:r>
      <w:proofErr w:type="spellEnd"/>
      <w:r w:rsidRPr="0084045F">
        <w:t xml:space="preserve"> </w:t>
      </w:r>
      <w:proofErr w:type="spellStart"/>
      <w:r w:rsidRPr="0084045F">
        <w:t>kanan</w:t>
      </w:r>
      <w:proofErr w:type="spellEnd"/>
      <w:r w:rsidRPr="0084045F">
        <w:t xml:space="preserve"> yang </w:t>
      </w:r>
      <w:proofErr w:type="spellStart"/>
      <w:r w:rsidRPr="0084045F">
        <w:t>lebih</w:t>
      </w:r>
      <w:proofErr w:type="spellEnd"/>
      <w:r w:rsidRPr="0084045F">
        <w:t xml:space="preserve"> </w:t>
      </w:r>
      <w:proofErr w:type="spellStart"/>
      <w:r w:rsidRPr="0084045F">
        <w:t>lazim</w:t>
      </w:r>
      <w:proofErr w:type="spellEnd"/>
      <w:r w:rsidRPr="0084045F">
        <w:t xml:space="preserve"> </w:t>
      </w:r>
      <w:proofErr w:type="spellStart"/>
      <w:r w:rsidRPr="0084045F">
        <w:t>bagi</w:t>
      </w:r>
      <w:proofErr w:type="spellEnd"/>
      <w:r w:rsidRPr="0084045F">
        <w:t xml:space="preserve"> </w:t>
      </w:r>
      <w:proofErr w:type="spellStart"/>
      <w:r w:rsidRPr="0084045F">
        <w:t>iklim</w:t>
      </w:r>
      <w:proofErr w:type="spellEnd"/>
      <w:r w:rsidRPr="0084045F">
        <w:t xml:space="preserve"> </w:t>
      </w:r>
      <w:proofErr w:type="spellStart"/>
      <w:r w:rsidRPr="0084045F">
        <w:t>tropika</w:t>
      </w:r>
      <w:proofErr w:type="spellEnd"/>
      <w:r w:rsidRPr="0084045F">
        <w:t xml:space="preserve">. Paling </w:t>
      </w:r>
      <w:proofErr w:type="spellStart"/>
      <w:r w:rsidRPr="0084045F">
        <w:t>kritikal</w:t>
      </w:r>
      <w:proofErr w:type="spellEnd"/>
      <w:r w:rsidRPr="0084045F">
        <w:t xml:space="preserve">, </w:t>
      </w:r>
      <w:proofErr w:type="spellStart"/>
      <w:r w:rsidRPr="0084045F">
        <w:t>pendekatan</w:t>
      </w:r>
      <w:proofErr w:type="spellEnd"/>
      <w:r w:rsidRPr="0084045F">
        <w:t xml:space="preserve"> AMS </w:t>
      </w:r>
      <w:proofErr w:type="spellStart"/>
      <w:r w:rsidRPr="0084045F">
        <w:t>didapati</w:t>
      </w:r>
      <w:proofErr w:type="spellEnd"/>
      <w:r w:rsidRPr="0084045F">
        <w:t xml:space="preserve"> </w:t>
      </w:r>
      <w:proofErr w:type="spellStart"/>
      <w:r w:rsidRPr="0084045F">
        <w:t>memberikan</w:t>
      </w:r>
      <w:proofErr w:type="spellEnd"/>
      <w:r w:rsidRPr="0084045F">
        <w:t xml:space="preserve"> </w:t>
      </w:r>
      <w:proofErr w:type="spellStart"/>
      <w:r w:rsidRPr="0084045F">
        <w:t>lebihan</w:t>
      </w:r>
      <w:proofErr w:type="spellEnd"/>
      <w:r w:rsidRPr="0084045F">
        <w:t xml:space="preserve"> </w:t>
      </w:r>
      <w:proofErr w:type="spellStart"/>
      <w:r w:rsidRPr="0084045F">
        <w:t>anggaran</w:t>
      </w:r>
      <w:proofErr w:type="spellEnd"/>
      <w:r w:rsidRPr="0084045F">
        <w:t xml:space="preserve"> </w:t>
      </w:r>
      <w:proofErr w:type="spellStart"/>
      <w:r w:rsidRPr="0084045F">
        <w:t>terhadap</w:t>
      </w:r>
      <w:proofErr w:type="spellEnd"/>
      <w:r w:rsidRPr="0084045F">
        <w:t xml:space="preserve"> kala </w:t>
      </w:r>
      <w:proofErr w:type="spellStart"/>
      <w:r w:rsidRPr="0084045F">
        <w:t>ulangan</w:t>
      </w:r>
      <w:proofErr w:type="spellEnd"/>
      <w:r w:rsidRPr="0084045F">
        <w:t xml:space="preserve"> </w:t>
      </w:r>
      <w:proofErr w:type="spellStart"/>
      <w:r w:rsidRPr="0084045F">
        <w:t>dengan</w:t>
      </w:r>
      <w:proofErr w:type="spellEnd"/>
      <w:r w:rsidRPr="0084045F">
        <w:t xml:space="preserve"> </w:t>
      </w:r>
      <w:proofErr w:type="spellStart"/>
      <w:r w:rsidRPr="0084045F">
        <w:t>faktor</w:t>
      </w:r>
      <w:proofErr w:type="spellEnd"/>
      <w:r w:rsidRPr="0084045F">
        <w:t xml:space="preserve"> </w:t>
      </w:r>
      <w:proofErr w:type="spellStart"/>
      <w:r w:rsidRPr="0084045F">
        <w:t>purata</w:t>
      </w:r>
      <w:proofErr w:type="spellEnd"/>
      <w:r w:rsidRPr="0084045F">
        <w:t xml:space="preserve"> </w:t>
      </w:r>
      <w:proofErr w:type="spellStart"/>
      <w:r w:rsidRPr="0084045F">
        <w:t>sebanyak</w:t>
      </w:r>
      <w:proofErr w:type="spellEnd"/>
      <w:r w:rsidRPr="0084045F">
        <w:t xml:space="preserve"> 8.50x pada </w:t>
      </w:r>
      <w:proofErr w:type="spellStart"/>
      <w:r w:rsidRPr="0084045F">
        <w:t>persentil</w:t>
      </w:r>
      <w:proofErr w:type="spellEnd"/>
      <w:r w:rsidRPr="0084045F">
        <w:t xml:space="preserve"> ke-99 </w:t>
      </w:r>
      <w:proofErr w:type="spellStart"/>
      <w:r w:rsidRPr="0084045F">
        <w:t>berbanding</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Lebihan</w:t>
      </w:r>
      <w:proofErr w:type="spellEnd"/>
      <w:r w:rsidRPr="0084045F">
        <w:t xml:space="preserve"> </w:t>
      </w:r>
      <w:proofErr w:type="spellStart"/>
      <w:r w:rsidRPr="0084045F">
        <w:t>anggaran</w:t>
      </w:r>
      <w:proofErr w:type="spellEnd"/>
      <w:r w:rsidRPr="0084045F">
        <w:t xml:space="preserve"> yang </w:t>
      </w:r>
      <w:proofErr w:type="spellStart"/>
      <w:r w:rsidRPr="0084045F">
        <w:t>ketara</w:t>
      </w:r>
      <w:proofErr w:type="spellEnd"/>
      <w:r w:rsidRPr="0084045F">
        <w:t xml:space="preserve"> </w:t>
      </w:r>
      <w:proofErr w:type="spellStart"/>
      <w:r w:rsidRPr="0084045F">
        <w:t>ini</w:t>
      </w:r>
      <w:proofErr w:type="spellEnd"/>
      <w:r w:rsidRPr="0084045F">
        <w:t xml:space="preserve"> </w:t>
      </w:r>
      <w:proofErr w:type="spellStart"/>
      <w:r w:rsidRPr="0084045F">
        <w:t>menunjukkan</w:t>
      </w:r>
      <w:proofErr w:type="spellEnd"/>
      <w:r w:rsidRPr="0084045F">
        <w:t xml:space="preserve"> </w:t>
      </w:r>
      <w:proofErr w:type="spellStart"/>
      <w:r w:rsidRPr="0084045F">
        <w:t>bahawa</w:t>
      </w:r>
      <w:proofErr w:type="spellEnd"/>
      <w:r w:rsidRPr="0084045F">
        <w:t xml:space="preserve"> </w:t>
      </w:r>
      <w:proofErr w:type="spellStart"/>
      <w:r w:rsidRPr="0084045F">
        <w:t>kejadian</w:t>
      </w:r>
      <w:proofErr w:type="spellEnd"/>
      <w:r w:rsidRPr="0084045F">
        <w:t xml:space="preserve"> yang </w:t>
      </w:r>
      <w:proofErr w:type="spellStart"/>
      <w:r w:rsidRPr="0084045F">
        <w:t>dicadangkan</w:t>
      </w:r>
      <w:proofErr w:type="spellEnd"/>
      <w:r w:rsidRPr="0084045F">
        <w:t xml:space="preserve"> oleh </w:t>
      </w:r>
      <w:proofErr w:type="spellStart"/>
      <w:r w:rsidRPr="0084045F">
        <w:t>analisis</w:t>
      </w:r>
      <w:proofErr w:type="spellEnd"/>
      <w:r w:rsidRPr="0084045F">
        <w:t xml:space="preserve"> AMS </w:t>
      </w:r>
      <w:proofErr w:type="spellStart"/>
      <w:r w:rsidRPr="0084045F">
        <w:t>berlaku</w:t>
      </w:r>
      <w:proofErr w:type="spellEnd"/>
      <w:r w:rsidRPr="0084045F">
        <w:t xml:space="preserve"> </w:t>
      </w:r>
      <w:proofErr w:type="spellStart"/>
      <w:r w:rsidRPr="0084045F">
        <w:t>kira-kira</w:t>
      </w:r>
      <w:proofErr w:type="spellEnd"/>
      <w:r w:rsidRPr="0084045F">
        <w:t xml:space="preserve"> </w:t>
      </w:r>
      <w:proofErr w:type="spellStart"/>
      <w:r w:rsidRPr="0084045F">
        <w:t>sekali</w:t>
      </w:r>
      <w:proofErr w:type="spellEnd"/>
      <w:r w:rsidRPr="0084045F">
        <w:t xml:space="preserve"> </w:t>
      </w:r>
      <w:proofErr w:type="spellStart"/>
      <w:r w:rsidRPr="0084045F">
        <w:t>setahun</w:t>
      </w:r>
      <w:proofErr w:type="spellEnd"/>
      <w:r w:rsidRPr="0084045F">
        <w:t xml:space="preserve"> </w:t>
      </w:r>
      <w:proofErr w:type="spellStart"/>
      <w:r w:rsidRPr="0084045F">
        <w:t>sebenarnya</w:t>
      </w:r>
      <w:proofErr w:type="spellEnd"/>
      <w:r w:rsidRPr="0084045F">
        <w:t xml:space="preserve"> </w:t>
      </w:r>
      <w:proofErr w:type="spellStart"/>
      <w:r w:rsidRPr="0084045F">
        <w:t>berlaku</w:t>
      </w:r>
      <w:proofErr w:type="spellEnd"/>
      <w:r w:rsidRPr="0084045F">
        <w:t xml:space="preserve"> </w:t>
      </w:r>
      <w:proofErr w:type="spellStart"/>
      <w:r w:rsidRPr="0084045F">
        <w:t>kira-kira</w:t>
      </w:r>
      <w:proofErr w:type="spellEnd"/>
      <w:r w:rsidRPr="0084045F">
        <w:t xml:space="preserve"> </w:t>
      </w:r>
      <w:proofErr w:type="spellStart"/>
      <w:r w:rsidRPr="0084045F">
        <w:t>sekali</w:t>
      </w:r>
      <w:proofErr w:type="spellEnd"/>
      <w:r w:rsidRPr="0084045F">
        <w:t xml:space="preserve"> </w:t>
      </w:r>
      <w:proofErr w:type="spellStart"/>
      <w:r w:rsidRPr="0084045F">
        <w:t>setiap</w:t>
      </w:r>
      <w:proofErr w:type="spellEnd"/>
      <w:r w:rsidRPr="0084045F">
        <w:t xml:space="preserve"> 43 </w:t>
      </w:r>
      <w:proofErr w:type="spellStart"/>
      <w:r w:rsidRPr="0084045F">
        <w:t>hari</w:t>
      </w:r>
      <w:proofErr w:type="spellEnd"/>
      <w:r w:rsidRPr="0084045F">
        <w:t xml:space="preserve"> </w:t>
      </w:r>
      <w:proofErr w:type="spellStart"/>
      <w:r w:rsidRPr="0084045F">
        <w:t>berdasarkan</w:t>
      </w:r>
      <w:proofErr w:type="spellEnd"/>
      <w:r w:rsidRPr="0084045F">
        <w:t xml:space="preserve"> </w:t>
      </w:r>
      <w:proofErr w:type="spellStart"/>
      <w:r w:rsidRPr="0084045F">
        <w:t>analisis</w:t>
      </w:r>
      <w:proofErr w:type="spellEnd"/>
      <w:r w:rsidRPr="0084045F">
        <w:t xml:space="preserve"> data </w:t>
      </w:r>
      <w:proofErr w:type="spellStart"/>
      <w:r w:rsidRPr="0084045F">
        <w:t>harian</w:t>
      </w:r>
      <w:proofErr w:type="spellEnd"/>
      <w:r w:rsidRPr="0084045F">
        <w:t xml:space="preserve">. </w:t>
      </w:r>
      <w:r w:rsidRPr="0084045F">
        <w:rPr>
          <w:b/>
          <w:bCs/>
        </w:rPr>
        <w:t>Kesimpulan:</w:t>
      </w:r>
      <w:r w:rsidRPr="0084045F">
        <w:t xml:space="preserve"> Kajian </w:t>
      </w:r>
      <w:proofErr w:type="spellStart"/>
      <w:r w:rsidRPr="0084045F">
        <w:t>ini</w:t>
      </w:r>
      <w:proofErr w:type="spellEnd"/>
      <w:r w:rsidRPr="0084045F">
        <w:t xml:space="preserve"> </w:t>
      </w:r>
      <w:proofErr w:type="spellStart"/>
      <w:r w:rsidRPr="0084045F">
        <w:t>membuktikan</w:t>
      </w:r>
      <w:proofErr w:type="spellEnd"/>
      <w:r w:rsidRPr="0084045F">
        <w:t xml:space="preserve"> </w:t>
      </w:r>
      <w:proofErr w:type="spellStart"/>
      <w:r w:rsidRPr="0084045F">
        <w:t>bahawa</w:t>
      </w:r>
      <w:proofErr w:type="spellEnd"/>
      <w:r w:rsidRPr="0084045F">
        <w:t xml:space="preserve"> </w:t>
      </w:r>
      <w:proofErr w:type="spellStart"/>
      <w:r w:rsidRPr="0084045F">
        <w:t>kaedah</w:t>
      </w:r>
      <w:proofErr w:type="spellEnd"/>
      <w:r w:rsidRPr="0084045F">
        <w:t xml:space="preserve"> </w:t>
      </w:r>
      <w:proofErr w:type="spellStart"/>
      <w:r w:rsidRPr="0084045F">
        <w:t>konvensional</w:t>
      </w:r>
      <w:proofErr w:type="spellEnd"/>
      <w:r w:rsidRPr="0084045F">
        <w:t xml:space="preserve"> yang </w:t>
      </w:r>
      <w:proofErr w:type="spellStart"/>
      <w:r w:rsidRPr="0084045F">
        <w:t>dibangunkan</w:t>
      </w:r>
      <w:proofErr w:type="spellEnd"/>
      <w:r w:rsidRPr="0084045F">
        <w:t xml:space="preserve"> </w:t>
      </w:r>
      <w:proofErr w:type="spellStart"/>
      <w:r w:rsidRPr="0084045F">
        <w:t>untuk</w:t>
      </w:r>
      <w:proofErr w:type="spellEnd"/>
      <w:r w:rsidRPr="0084045F">
        <w:t xml:space="preserve"> </w:t>
      </w:r>
      <w:proofErr w:type="spellStart"/>
      <w:r w:rsidRPr="0084045F">
        <w:t>iklim</w:t>
      </w:r>
      <w:proofErr w:type="spellEnd"/>
      <w:r w:rsidRPr="0084045F">
        <w:t xml:space="preserve"> </w:t>
      </w:r>
      <w:proofErr w:type="spellStart"/>
      <w:r w:rsidRPr="0084045F">
        <w:t>sederhana</w:t>
      </w:r>
      <w:proofErr w:type="spellEnd"/>
      <w:r w:rsidRPr="0084045F">
        <w:t xml:space="preserve"> </w:t>
      </w:r>
      <w:proofErr w:type="spellStart"/>
      <w:r w:rsidR="00E15ACE">
        <w:t>memberikan</w:t>
      </w:r>
      <w:proofErr w:type="spellEnd"/>
      <w:r w:rsidR="00E15ACE">
        <w:t xml:space="preserve"> </w:t>
      </w:r>
      <w:proofErr w:type="spellStart"/>
      <w:r w:rsidR="00E15ACE">
        <w:t>kurang</w:t>
      </w:r>
      <w:proofErr w:type="spellEnd"/>
      <w:r w:rsidR="00E15ACE">
        <w:t xml:space="preserve"> </w:t>
      </w:r>
      <w:proofErr w:type="spellStart"/>
      <w:r w:rsidR="00E15ACE">
        <w:t>anggar</w:t>
      </w:r>
      <w:proofErr w:type="spellEnd"/>
      <w:r w:rsidRPr="0084045F">
        <w:t xml:space="preserve"> </w:t>
      </w:r>
      <w:proofErr w:type="spellStart"/>
      <w:r w:rsidRPr="0084045F">
        <w:t>secara</w:t>
      </w:r>
      <w:proofErr w:type="spellEnd"/>
      <w:r w:rsidRPr="0084045F">
        <w:t xml:space="preserve"> </w:t>
      </w:r>
      <w:proofErr w:type="spellStart"/>
      <w:r w:rsidRPr="0084045F">
        <w:t>signifikan</w:t>
      </w:r>
      <w:proofErr w:type="spellEnd"/>
      <w:r w:rsidRPr="0084045F">
        <w:t xml:space="preserve"> </w:t>
      </w:r>
      <w:proofErr w:type="spellStart"/>
      <w:r w:rsidRPr="0084045F">
        <w:t>akan</w:t>
      </w:r>
      <w:proofErr w:type="spellEnd"/>
      <w:r w:rsidRPr="0084045F">
        <w:t xml:space="preserve"> </w:t>
      </w:r>
      <w:proofErr w:type="spellStart"/>
      <w:r w:rsidRPr="0084045F">
        <w:t>kekerapan</w:t>
      </w:r>
      <w:proofErr w:type="spellEnd"/>
      <w:r w:rsidRPr="0084045F">
        <w:t xml:space="preserve"> </w:t>
      </w:r>
      <w:proofErr w:type="spellStart"/>
      <w:r w:rsidRPr="0084045F">
        <w:t>kejadian</w:t>
      </w:r>
      <w:proofErr w:type="spellEnd"/>
      <w:r w:rsidRPr="0084045F">
        <w:t xml:space="preserve"> </w:t>
      </w:r>
      <w:proofErr w:type="spellStart"/>
      <w:r w:rsidRPr="0084045F">
        <w:t>hujan</w:t>
      </w:r>
      <w:proofErr w:type="spellEnd"/>
      <w:r w:rsidRPr="0084045F">
        <w:t xml:space="preserve"> </w:t>
      </w:r>
      <w:proofErr w:type="spellStart"/>
      <w:r w:rsidRPr="0084045F">
        <w:t>melampau</w:t>
      </w:r>
      <w:proofErr w:type="spellEnd"/>
      <w:r w:rsidRPr="0084045F">
        <w:t xml:space="preserve"> di </w:t>
      </w:r>
      <w:proofErr w:type="spellStart"/>
      <w:r w:rsidRPr="0084045F">
        <w:t>kawasan</w:t>
      </w:r>
      <w:proofErr w:type="spellEnd"/>
      <w:r w:rsidRPr="0084045F">
        <w:t xml:space="preserve"> </w:t>
      </w:r>
      <w:proofErr w:type="spellStart"/>
      <w:r w:rsidRPr="0084045F">
        <w:t>tropika</w:t>
      </w:r>
      <w:proofErr w:type="spellEnd"/>
      <w:r w:rsidRPr="0084045F">
        <w:t xml:space="preserve">. </w:t>
      </w:r>
      <w:proofErr w:type="spellStart"/>
      <w:r w:rsidRPr="0084045F">
        <w:t>Penemuan</w:t>
      </w:r>
      <w:proofErr w:type="spellEnd"/>
      <w:r w:rsidRPr="0084045F">
        <w:t xml:space="preserve"> </w:t>
      </w:r>
      <w:proofErr w:type="spellStart"/>
      <w:r w:rsidRPr="0084045F">
        <w:t>ini</w:t>
      </w:r>
      <w:proofErr w:type="spellEnd"/>
      <w:r w:rsidRPr="0084045F">
        <w:t xml:space="preserve"> </w:t>
      </w:r>
      <w:proofErr w:type="spellStart"/>
      <w:r w:rsidRPr="0084045F">
        <w:t>menyokong</w:t>
      </w:r>
      <w:proofErr w:type="spellEnd"/>
      <w:r w:rsidRPr="0084045F">
        <w:t xml:space="preserve"> </w:t>
      </w:r>
      <w:proofErr w:type="spellStart"/>
      <w:r w:rsidRPr="0084045F">
        <w:t>penggunaan</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dan </w:t>
      </w:r>
      <w:proofErr w:type="spellStart"/>
      <w:r w:rsidRPr="0084045F">
        <w:t>taburan</w:t>
      </w:r>
      <w:proofErr w:type="spellEnd"/>
      <w:r w:rsidRPr="0084045F">
        <w:t xml:space="preserve"> Kappa 4-Parameter </w:t>
      </w:r>
      <w:proofErr w:type="spellStart"/>
      <w:r w:rsidRPr="0084045F">
        <w:t>untuk</w:t>
      </w:r>
      <w:proofErr w:type="spellEnd"/>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di </w:t>
      </w:r>
      <w:proofErr w:type="spellStart"/>
      <w:r w:rsidRPr="0084045F">
        <w:t>iklim</w:t>
      </w:r>
      <w:proofErr w:type="spellEnd"/>
      <w:r w:rsidRPr="0084045F">
        <w:t xml:space="preserve"> </w:t>
      </w:r>
      <w:proofErr w:type="spellStart"/>
      <w:r w:rsidRPr="0084045F">
        <w:t>tropika</w:t>
      </w:r>
      <w:proofErr w:type="spellEnd"/>
      <w:r w:rsidRPr="0084045F">
        <w:t xml:space="preserve">, </w:t>
      </w:r>
      <w:proofErr w:type="spellStart"/>
      <w:r w:rsidRPr="0084045F">
        <w:t>lantas</w:t>
      </w:r>
      <w:proofErr w:type="spellEnd"/>
      <w:r w:rsidRPr="0084045F">
        <w:t xml:space="preserve"> </w:t>
      </w:r>
      <w:proofErr w:type="spellStart"/>
      <w:r w:rsidRPr="0084045F">
        <w:t>memberikan</w:t>
      </w:r>
      <w:proofErr w:type="spellEnd"/>
      <w:r w:rsidRPr="0084045F">
        <w:t xml:space="preserve"> </w:t>
      </w:r>
      <w:proofErr w:type="spellStart"/>
      <w:r w:rsidRPr="0084045F">
        <w:t>anggaran</w:t>
      </w:r>
      <w:proofErr w:type="spellEnd"/>
      <w:r w:rsidRPr="0084045F">
        <w:t xml:space="preserve"> yang </w:t>
      </w:r>
      <w:proofErr w:type="spellStart"/>
      <w:r w:rsidRPr="0084045F">
        <w:t>lebih</w:t>
      </w:r>
      <w:proofErr w:type="spellEnd"/>
      <w:r w:rsidRPr="0084045F">
        <w:t xml:space="preserve"> </w:t>
      </w:r>
      <w:proofErr w:type="spellStart"/>
      <w:r w:rsidRPr="0084045F">
        <w:t>tepat</w:t>
      </w:r>
      <w:proofErr w:type="spellEnd"/>
      <w:r w:rsidRPr="0084045F">
        <w:t xml:space="preserve"> </w:t>
      </w:r>
      <w:proofErr w:type="spellStart"/>
      <w:r w:rsidRPr="0084045F">
        <w:t>bagi</w:t>
      </w:r>
      <w:proofErr w:type="spellEnd"/>
      <w:r w:rsidRPr="0084045F">
        <w:t xml:space="preserve"> </w:t>
      </w:r>
      <w:proofErr w:type="spellStart"/>
      <w:r w:rsidRPr="0084045F">
        <w:t>ramalan</w:t>
      </w:r>
      <w:proofErr w:type="spellEnd"/>
      <w:r w:rsidRPr="0084045F">
        <w:t xml:space="preserve"> </w:t>
      </w:r>
      <w:proofErr w:type="spellStart"/>
      <w:r w:rsidRPr="0084045F">
        <w:t>kejadian</w:t>
      </w:r>
      <w:proofErr w:type="spellEnd"/>
      <w:r w:rsidRPr="0084045F">
        <w:t xml:space="preserve"> </w:t>
      </w:r>
      <w:proofErr w:type="spellStart"/>
      <w:r w:rsidRPr="0084045F">
        <w:t>melampau</w:t>
      </w:r>
      <w:proofErr w:type="spellEnd"/>
      <w:r w:rsidRPr="0084045F">
        <w:t xml:space="preserve">. </w:t>
      </w:r>
      <w:proofErr w:type="spellStart"/>
      <w:r w:rsidRPr="0084045F">
        <w:t>Implikasi</w:t>
      </w:r>
      <w:proofErr w:type="spellEnd"/>
      <w:r w:rsidRPr="0084045F">
        <w:t xml:space="preserve"> </w:t>
      </w:r>
      <w:proofErr w:type="spellStart"/>
      <w:r w:rsidRPr="0084045F">
        <w:t>praktikal</w:t>
      </w:r>
      <w:proofErr w:type="spellEnd"/>
      <w:r w:rsidRPr="0084045F">
        <w:t xml:space="preserve"> </w:t>
      </w:r>
      <w:proofErr w:type="spellStart"/>
      <w:r w:rsidRPr="0084045F">
        <w:t>kajian</w:t>
      </w:r>
      <w:proofErr w:type="spellEnd"/>
      <w:r w:rsidRPr="0084045F">
        <w:t xml:space="preserve"> </w:t>
      </w:r>
      <w:proofErr w:type="spellStart"/>
      <w:r w:rsidRPr="0084045F">
        <w:t>ini</w:t>
      </w:r>
      <w:proofErr w:type="spellEnd"/>
      <w:r w:rsidRPr="0084045F">
        <w:t xml:space="preserve"> </w:t>
      </w:r>
      <w:proofErr w:type="spellStart"/>
      <w:r w:rsidRPr="0084045F">
        <w:t>merangkumi</w:t>
      </w:r>
      <w:proofErr w:type="spellEnd"/>
      <w:r w:rsidRPr="0084045F">
        <w:t xml:space="preserve"> </w:t>
      </w:r>
      <w:proofErr w:type="spellStart"/>
      <w:r w:rsidRPr="0084045F">
        <w:t>reka</w:t>
      </w:r>
      <w:proofErr w:type="spellEnd"/>
      <w:r w:rsidRPr="0084045F">
        <w:t xml:space="preserve"> </w:t>
      </w:r>
      <w:proofErr w:type="spellStart"/>
      <w:r w:rsidRPr="0084045F">
        <w:t>bentuk</w:t>
      </w:r>
      <w:proofErr w:type="spellEnd"/>
      <w:r w:rsidRPr="0084045F">
        <w:t xml:space="preserve"> </w:t>
      </w:r>
      <w:proofErr w:type="spellStart"/>
      <w:r w:rsidRPr="0084045F">
        <w:t>infrastruktur</w:t>
      </w:r>
      <w:proofErr w:type="spellEnd"/>
      <w:r w:rsidRPr="0084045F">
        <w:t xml:space="preserve">, </w:t>
      </w:r>
      <w:proofErr w:type="spellStart"/>
      <w:r w:rsidRPr="0084045F">
        <w:t>pemetaan</w:t>
      </w:r>
      <w:proofErr w:type="spellEnd"/>
      <w:r w:rsidRPr="0084045F">
        <w:t xml:space="preserve"> </w:t>
      </w:r>
      <w:proofErr w:type="spellStart"/>
      <w:r w:rsidRPr="0084045F">
        <w:t>risiko</w:t>
      </w:r>
      <w:proofErr w:type="spellEnd"/>
      <w:r w:rsidRPr="0084045F">
        <w:t xml:space="preserve"> </w:t>
      </w:r>
      <w:proofErr w:type="spellStart"/>
      <w:r w:rsidRPr="0084045F">
        <w:t>banjir</w:t>
      </w:r>
      <w:proofErr w:type="spellEnd"/>
      <w:r w:rsidRPr="0084045F">
        <w:t xml:space="preserve">, dan </w:t>
      </w:r>
      <w:proofErr w:type="spellStart"/>
      <w:r w:rsidRPr="0084045F">
        <w:t>perancangan</w:t>
      </w:r>
      <w:proofErr w:type="spellEnd"/>
      <w:r w:rsidRPr="0084045F">
        <w:t xml:space="preserve"> </w:t>
      </w:r>
      <w:proofErr w:type="spellStart"/>
      <w:r w:rsidRPr="0084045F">
        <w:t>sumber</w:t>
      </w:r>
      <w:proofErr w:type="spellEnd"/>
      <w:r w:rsidRPr="0084045F">
        <w:t xml:space="preserve"> air, di </w:t>
      </w:r>
      <w:proofErr w:type="spellStart"/>
      <w:r w:rsidRPr="0084045F">
        <w:t>samping</w:t>
      </w:r>
      <w:proofErr w:type="spellEnd"/>
      <w:r w:rsidRPr="0084045F">
        <w:t xml:space="preserve"> </w:t>
      </w:r>
      <w:proofErr w:type="spellStart"/>
      <w:r w:rsidRPr="0084045F">
        <w:t>menekankan</w:t>
      </w:r>
      <w:proofErr w:type="spellEnd"/>
      <w:r w:rsidRPr="0084045F">
        <w:t xml:space="preserve"> </w:t>
      </w:r>
      <w:proofErr w:type="spellStart"/>
      <w:r w:rsidRPr="0084045F">
        <w:t>kepentingan</w:t>
      </w:r>
      <w:proofErr w:type="spellEnd"/>
      <w:r w:rsidRPr="0084045F">
        <w:t xml:space="preserve"> </w:t>
      </w:r>
      <w:proofErr w:type="spellStart"/>
      <w:r w:rsidRPr="0084045F">
        <w:t>penggunaan</w:t>
      </w:r>
      <w:proofErr w:type="spellEnd"/>
      <w:r w:rsidRPr="0084045F">
        <w:t xml:space="preserve"> data </w:t>
      </w:r>
      <w:proofErr w:type="spellStart"/>
      <w:r w:rsidRPr="0084045F">
        <w:t>siri</w:t>
      </w:r>
      <w:proofErr w:type="spellEnd"/>
      <w:r w:rsidRPr="0084045F">
        <w:t xml:space="preserve"> masa yang </w:t>
      </w:r>
      <w:proofErr w:type="spellStart"/>
      <w:r w:rsidRPr="0084045F">
        <w:t>lengkap</w:t>
      </w:r>
      <w:proofErr w:type="spellEnd"/>
      <w:r w:rsidRPr="0084045F">
        <w:t xml:space="preserve"> dan </w:t>
      </w:r>
      <w:proofErr w:type="spellStart"/>
      <w:r w:rsidRPr="0084045F">
        <w:t>bukannya</w:t>
      </w:r>
      <w:proofErr w:type="spellEnd"/>
      <w:r w:rsidRPr="0084045F">
        <w:t xml:space="preserve"> </w:t>
      </w:r>
      <w:proofErr w:type="spellStart"/>
      <w:r w:rsidRPr="0084045F">
        <w:t>siri</w:t>
      </w:r>
      <w:proofErr w:type="spellEnd"/>
      <w:r w:rsidRPr="0084045F">
        <w:t xml:space="preserve"> </w:t>
      </w:r>
      <w:proofErr w:type="spellStart"/>
      <w:r w:rsidRPr="0084045F">
        <w:t>maksimum</w:t>
      </w:r>
      <w:proofErr w:type="spellEnd"/>
      <w:r w:rsidRPr="0084045F">
        <w:t xml:space="preserve"> </w:t>
      </w:r>
      <w:proofErr w:type="spellStart"/>
      <w:r w:rsidRPr="0084045F">
        <w:t>tahunan</w:t>
      </w:r>
      <w:proofErr w:type="spellEnd"/>
      <w:r w:rsidRPr="0084045F">
        <w:t xml:space="preserve"> </w:t>
      </w:r>
      <w:proofErr w:type="spellStart"/>
      <w:r w:rsidRPr="0084045F">
        <w:t>untuk</w:t>
      </w:r>
      <w:proofErr w:type="spellEnd"/>
      <w:r w:rsidRPr="0084045F">
        <w:t xml:space="preserve"> </w:t>
      </w:r>
      <w:proofErr w:type="spellStart"/>
      <w:r w:rsidRPr="0084045F">
        <w:t>pencirian</w:t>
      </w:r>
      <w:proofErr w:type="spellEnd"/>
      <w:r w:rsidRPr="0084045F">
        <w:t xml:space="preserve"> </w:t>
      </w:r>
      <w:proofErr w:type="spellStart"/>
      <w:r w:rsidRPr="0084045F">
        <w:t>kejadian</w:t>
      </w:r>
      <w:proofErr w:type="spellEnd"/>
      <w:r w:rsidRPr="0084045F">
        <w:t xml:space="preserve"> </w:t>
      </w:r>
      <w:proofErr w:type="spellStart"/>
      <w:r w:rsidRPr="0084045F">
        <w:t>melampau</w:t>
      </w:r>
      <w:proofErr w:type="spellEnd"/>
      <w:r w:rsidRPr="0084045F">
        <w:t xml:space="preserve"> yang </w:t>
      </w:r>
      <w:proofErr w:type="spellStart"/>
      <w:r w:rsidRPr="0084045F">
        <w:t>tepat</w:t>
      </w:r>
      <w:proofErr w:type="spellEnd"/>
      <w:r w:rsidRPr="0084045F">
        <w:t>.</w:t>
      </w:r>
    </w:p>
    <w:p w14:paraId="1D0CD4DD" w14:textId="77777777" w:rsidR="0084045F" w:rsidRPr="0084045F" w:rsidRDefault="0084045F" w:rsidP="0084045F">
      <w:pPr>
        <w:jc w:val="both"/>
      </w:pPr>
    </w:p>
    <w:p w14:paraId="104EDDEE" w14:textId="3374F375" w:rsidR="0084045F" w:rsidRPr="009C3C9D" w:rsidRDefault="0084045F" w:rsidP="0084045F">
      <w:pPr>
        <w:jc w:val="both"/>
        <w:rPr>
          <w:lang w:val="fi-FI"/>
        </w:rPr>
      </w:pPr>
      <w:r w:rsidRPr="009C3C9D">
        <w:rPr>
          <w:b/>
          <w:bCs/>
          <w:lang w:val="fi-FI"/>
        </w:rPr>
        <w:t>Kata Kunci:</w:t>
      </w:r>
      <w:r w:rsidRPr="009C3C9D">
        <w:rPr>
          <w:lang w:val="fi-FI"/>
        </w:rPr>
        <w:t xml:space="preserve"> Analisis kekerapan banjir, momen-L, taburan Kappa 4-Parameter, Siri Maksimum Tahunan, data hujan harian, iklim tropika, Terengganu, Malaysia</w:t>
      </w:r>
    </w:p>
    <w:p w14:paraId="29ABCCDB" w14:textId="77777777" w:rsidR="0084045F" w:rsidRPr="009C3C9D" w:rsidRDefault="0084045F" w:rsidP="0084045F">
      <w:pPr>
        <w:jc w:val="both"/>
        <w:rPr>
          <w:lang w:val="fi-FI"/>
        </w:rPr>
      </w:pPr>
    </w:p>
    <w:p w14:paraId="15CDEBCD" w14:textId="77777777" w:rsidR="00FE1C1E" w:rsidRPr="009C3C9D" w:rsidRDefault="00FE1C1E">
      <w:pPr>
        <w:rPr>
          <w:lang w:val="fi-FI"/>
        </w:rPr>
      </w:pPr>
    </w:p>
    <w:sectPr w:rsidR="00FE1C1E" w:rsidRPr="009C3C9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ani Zakaria" w:date="2026-08-16T11:45:00Z" w:initials="AZ">
    <w:p w14:paraId="070B7BD2" w14:textId="071B1F75" w:rsidR="009C3C9D" w:rsidRDefault="009C3C9D">
      <w:pPr>
        <w:pStyle w:val="CommentText"/>
      </w:pPr>
      <w:r>
        <w:rPr>
          <w:rStyle w:val="CommentReference"/>
        </w:rPr>
        <w:annotationRef/>
      </w:r>
      <w:r>
        <w:t>problem addressed is not sufficiently stated, particularly in terms of the research gap, underlying issues, and the specific problem that the study aims to address.</w:t>
      </w:r>
    </w:p>
  </w:comment>
  <w:comment w:id="6" w:author="Amani Zakaria" w:date="2026-08-16T11:54:00Z" w:initials="AZ">
    <w:p w14:paraId="4C1DAB9F" w14:textId="7B54E730" w:rsidR="00BD478A" w:rsidRDefault="00BD478A">
      <w:pPr>
        <w:pStyle w:val="CommentText"/>
      </w:pPr>
      <w:r>
        <w:rPr>
          <w:rStyle w:val="CommentReference"/>
        </w:rPr>
        <w:annotationRef/>
      </w:r>
      <w:r>
        <w:t>Distribution selection of what?</w:t>
      </w:r>
    </w:p>
  </w:comment>
  <w:comment w:id="5" w:author="Amani Zakaria" w:date="2026-08-16T11:52:00Z" w:initials="AZ">
    <w:p w14:paraId="2CA74A04" w14:textId="77777777" w:rsidR="009C3C9D" w:rsidRDefault="009C3C9D">
      <w:pPr>
        <w:pStyle w:val="CommentText"/>
      </w:pPr>
      <w:r>
        <w:rPr>
          <w:rStyle w:val="CommentReference"/>
        </w:rPr>
        <w:annotationRef/>
      </w:r>
      <w:r>
        <w:t>The methodology should explain the overall research procedure step by step</w:t>
      </w:r>
      <w:r>
        <w:t>.</w:t>
      </w:r>
    </w:p>
    <w:p w14:paraId="3534A6B2" w14:textId="3E409693" w:rsidR="009C3C9D" w:rsidRDefault="009C3C9D">
      <w:pPr>
        <w:pStyle w:val="CommentText"/>
      </w:pPr>
    </w:p>
  </w:comment>
  <w:comment w:id="7" w:author="Amani Zakaria" w:date="2026-08-16T11:55:00Z" w:initials="AZ">
    <w:p w14:paraId="6D7BE051" w14:textId="36BA0D54" w:rsidR="00BD478A" w:rsidRDefault="00BD478A">
      <w:pPr>
        <w:pStyle w:val="CommentText"/>
      </w:pPr>
      <w:r>
        <w:rPr>
          <w:rStyle w:val="CommentReference"/>
        </w:rPr>
        <w:annotationRef/>
      </w:r>
      <w:r>
        <w:t xml:space="preserve">Change this word – </w:t>
      </w:r>
      <w:proofErr w:type="spellStart"/>
      <w:r>
        <w:t>chatgpt</w:t>
      </w:r>
      <w:proofErr w:type="spellEnd"/>
      <w:r>
        <w:t xml:space="preserve"> word</w:t>
      </w:r>
    </w:p>
  </w:comment>
  <w:comment w:id="8" w:author="Amani Zakaria" w:date="2026-08-16T11:56:00Z" w:initials="AZ">
    <w:p w14:paraId="7D7E3597" w14:textId="313461CE" w:rsidR="00BD478A" w:rsidRDefault="00BD478A">
      <w:pPr>
        <w:pStyle w:val="CommentText"/>
      </w:pPr>
      <w:r>
        <w:rPr>
          <w:rStyle w:val="CommentReference"/>
        </w:rPr>
        <w:annotationRef/>
      </w:r>
      <w:r>
        <w:t>What is x?</w:t>
      </w:r>
    </w:p>
  </w:comment>
  <w:comment w:id="9" w:author="Amani Zakaria" w:date="2026-08-16T11:57:00Z" w:initials="AZ">
    <w:p w14:paraId="5928F8E9" w14:textId="30765D7A" w:rsidR="00BD478A" w:rsidRDefault="00BD478A">
      <w:pPr>
        <w:pStyle w:val="CommentText"/>
      </w:pPr>
      <w:r>
        <w:rPr>
          <w:rStyle w:val="CommentReference"/>
        </w:rPr>
        <w:annotationRef/>
      </w:r>
      <w:r>
        <w:t>Should mention traditional 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0B7BD2" w15:done="0"/>
  <w15:commentEx w15:paraId="4C1DAB9F" w15:done="0"/>
  <w15:commentEx w15:paraId="3534A6B2" w15:done="0"/>
  <w15:commentEx w15:paraId="6D7BE051" w15:done="0"/>
  <w15:commentEx w15:paraId="7D7E3597" w15:done="0"/>
  <w15:commentEx w15:paraId="5928F8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C2162" w16cex:dateUtc="2026-08-16T03:45:00Z"/>
  <w16cex:commentExtensible w16cex:durableId="2E2C2385" w16cex:dateUtc="2026-08-16T03:54:00Z"/>
  <w16cex:commentExtensible w16cex:durableId="2E2C231A" w16cex:dateUtc="2026-08-16T03:52:00Z"/>
  <w16cex:commentExtensible w16cex:durableId="2E2C239E" w16cex:dateUtc="2026-08-16T03:55:00Z"/>
  <w16cex:commentExtensible w16cex:durableId="2E2C23D5" w16cex:dateUtc="2026-08-16T03:56:00Z"/>
  <w16cex:commentExtensible w16cex:durableId="2E2C2439" w16cex:dateUtc="2026-08-16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0B7BD2" w16cid:durableId="2E2C2162"/>
  <w16cid:commentId w16cid:paraId="4C1DAB9F" w16cid:durableId="2E2C2385"/>
  <w16cid:commentId w16cid:paraId="3534A6B2" w16cid:durableId="2E2C231A"/>
  <w16cid:commentId w16cid:paraId="6D7BE051" w16cid:durableId="2E2C239E"/>
  <w16cid:commentId w16cid:paraId="7D7E3597" w16cid:durableId="2E2C23D5"/>
  <w16cid:commentId w16cid:paraId="5928F8E9" w16cid:durableId="2E2C24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16846"/>
    <w:multiLevelType w:val="hybridMultilevel"/>
    <w:tmpl w:val="40986560"/>
    <w:lvl w:ilvl="0" w:tplc="D36684F8">
      <w:start w:val="1"/>
      <w:numFmt w:val="decimal"/>
      <w:pStyle w:val="HRPUB-ReferenceListing"/>
      <w:lvlText w:val="[%1]"/>
      <w:lvlJc w:val="left"/>
      <w:pPr>
        <w:ind w:left="420" w:hanging="420"/>
      </w:pPr>
      <w:rPr>
        <w:rFonts w:ascii="Times New Roman"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080547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ani Zakaria">
    <w15:presenceInfo w15:providerId="Windows Live" w15:userId="1e47e366bce73b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D2"/>
    <w:rsid w:val="00101971"/>
    <w:rsid w:val="00171D78"/>
    <w:rsid w:val="002911C1"/>
    <w:rsid w:val="004B6E10"/>
    <w:rsid w:val="00500C66"/>
    <w:rsid w:val="008321B1"/>
    <w:rsid w:val="0084045F"/>
    <w:rsid w:val="008C3E87"/>
    <w:rsid w:val="009C3C9D"/>
    <w:rsid w:val="00A5152A"/>
    <w:rsid w:val="00B73AD0"/>
    <w:rsid w:val="00BD478A"/>
    <w:rsid w:val="00C72495"/>
    <w:rsid w:val="00D20DAD"/>
    <w:rsid w:val="00D73F9D"/>
    <w:rsid w:val="00E15ACE"/>
    <w:rsid w:val="00F234D2"/>
    <w:rsid w:val="00F25C5E"/>
    <w:rsid w:val="00F47699"/>
    <w:rsid w:val="00FE1C1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F233"/>
  <w15:chartTrackingRefBased/>
  <w15:docId w15:val="{C9105ED9-E0F8-4917-B160-A14C95FF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RPUB-1stHeading">
    <w:name w:val="HRPUB-1st Heading"/>
    <w:qFormat/>
    <w:rsid w:val="00F25C5E"/>
    <w:pPr>
      <w:widowControl w:val="0"/>
      <w:spacing w:before="468" w:after="156" w:line="240" w:lineRule="exact"/>
      <w:ind w:left="100" w:hangingChars="100" w:hanging="100"/>
      <w:outlineLvl w:val="0"/>
    </w:pPr>
    <w:rPr>
      <w:rFonts w:ascii="Times New Roman" w:eastAsia="Times New Roman" w:hAnsi="Times New Roman" w:cs="Times New Roman"/>
      <w:b/>
      <w:kern w:val="0"/>
      <w:sz w:val="28"/>
      <w:lang w:val="en-US" w:eastAsia="zh-CN"/>
      <w14:ligatures w14:val="none"/>
    </w:rPr>
  </w:style>
  <w:style w:type="paragraph" w:customStyle="1" w:styleId="HRPUB-2ndSubhead">
    <w:name w:val="HRPUB-2nd Subhead"/>
    <w:next w:val="Normal"/>
    <w:qFormat/>
    <w:rsid w:val="00F25C5E"/>
    <w:pPr>
      <w:widowControl w:val="0"/>
      <w:spacing w:before="312" w:after="156" w:line="240" w:lineRule="exact"/>
      <w:ind w:left="180" w:hangingChars="180" w:hanging="180"/>
    </w:pPr>
    <w:rPr>
      <w:rFonts w:ascii="Times New Roman" w:eastAsia="Times New Roman" w:hAnsi="Times New Roman" w:cs="Times New Roman"/>
      <w:b/>
      <w:sz w:val="20"/>
      <w:szCs w:val="21"/>
      <w:lang w:val="en-US" w:eastAsia="zh-CN"/>
      <w14:ligatures w14:val="none"/>
    </w:rPr>
  </w:style>
  <w:style w:type="paragraph" w:customStyle="1" w:styleId="HRPUB-3rdSubhead">
    <w:name w:val="HRPUB-3rd Subhead"/>
    <w:next w:val="Normal"/>
    <w:qFormat/>
    <w:rsid w:val="00F25C5E"/>
    <w:pPr>
      <w:widowControl w:val="0"/>
      <w:spacing w:before="156" w:after="78" w:line="240" w:lineRule="exact"/>
      <w:ind w:left="250" w:hangingChars="250" w:hanging="250"/>
    </w:pPr>
    <w:rPr>
      <w:rFonts w:ascii="Times New Roman" w:eastAsia="Times New Roman" w:hAnsi="Times New Roman" w:cs="Times New Roman"/>
      <w:sz w:val="20"/>
      <w:szCs w:val="21"/>
      <w:lang w:val="en-US" w:eastAsia="zh-CN"/>
      <w14:ligatures w14:val="none"/>
    </w:rPr>
  </w:style>
  <w:style w:type="paragraph" w:customStyle="1" w:styleId="HRPUB-Abstract">
    <w:name w:val="HRPUB-Abstract"/>
    <w:basedOn w:val="Normal"/>
    <w:next w:val="Normal"/>
    <w:link w:val="HRPUB-AbstractChar"/>
    <w:rsid w:val="00F25C5E"/>
    <w:pPr>
      <w:widowControl w:val="0"/>
      <w:adjustRightInd w:val="0"/>
      <w:snapToGrid w:val="0"/>
      <w:spacing w:after="0" w:line="240" w:lineRule="exact"/>
      <w:jc w:val="both"/>
    </w:pPr>
    <w:rPr>
      <w:rFonts w:ascii="Times New Roman" w:eastAsia="Times New Roman" w:hAnsi="Times New Roman" w:cs="Times New Roman"/>
      <w:kern w:val="0"/>
      <w:sz w:val="20"/>
      <w:lang w:val="en-US" w:eastAsia="zh-CN"/>
      <w14:ligatures w14:val="none"/>
    </w:rPr>
  </w:style>
  <w:style w:type="character" w:customStyle="1" w:styleId="HRPUB-AbstractChar">
    <w:name w:val="HRPUB-Abstract Char"/>
    <w:link w:val="HRPUB-Abstract"/>
    <w:rsid w:val="00F25C5E"/>
    <w:rPr>
      <w:rFonts w:ascii="Times New Roman" w:eastAsia="Times New Roman" w:hAnsi="Times New Roman" w:cs="Times New Roman"/>
      <w:kern w:val="0"/>
      <w:sz w:val="20"/>
      <w:lang w:val="en-US" w:eastAsia="zh-CN"/>
      <w14:ligatures w14:val="none"/>
    </w:rPr>
  </w:style>
  <w:style w:type="paragraph" w:customStyle="1" w:styleId="HRPUB-Affiliation">
    <w:name w:val="HRPUB-Affiliation"/>
    <w:basedOn w:val="Normal"/>
    <w:qFormat/>
    <w:rsid w:val="00F25C5E"/>
    <w:pPr>
      <w:widowControl w:val="0"/>
      <w:spacing w:after="0" w:line="200" w:lineRule="exact"/>
      <w:jc w:val="center"/>
    </w:pPr>
    <w:rPr>
      <w:rFonts w:ascii="Times New Roman" w:eastAsia="Times New Roman" w:hAnsi="Times New Roman" w:cs="Times New Roman"/>
      <w:color w:val="000000"/>
      <w:sz w:val="18"/>
      <w:szCs w:val="18"/>
      <w:lang w:val="en-US" w:eastAsia="zh-CN"/>
      <w14:ligatures w14:val="none"/>
    </w:rPr>
  </w:style>
  <w:style w:type="paragraph" w:customStyle="1" w:styleId="HRPUB-Author">
    <w:name w:val="HRPUB-Author"/>
    <w:qFormat/>
    <w:rsid w:val="00F25C5E"/>
    <w:pPr>
      <w:widowControl w:val="0"/>
      <w:spacing w:before="340" w:after="340" w:line="240" w:lineRule="auto"/>
      <w:jc w:val="center"/>
    </w:pPr>
    <w:rPr>
      <w:rFonts w:ascii="Times New Roman" w:eastAsia="Times New Roman" w:hAnsi="Times New Roman" w:cs="Times New Roman"/>
      <w:b/>
      <w:noProof/>
      <w:kern w:val="0"/>
      <w:sz w:val="22"/>
      <w:szCs w:val="21"/>
      <w:lang w:val="en-US"/>
      <w14:ligatures w14:val="none"/>
    </w:rPr>
  </w:style>
  <w:style w:type="paragraph" w:customStyle="1" w:styleId="HRPUB-Equation">
    <w:name w:val="HRPUB-Equation"/>
    <w:qFormat/>
    <w:rsid w:val="00F25C5E"/>
    <w:pPr>
      <w:widowControl w:val="0"/>
      <w:adjustRightInd w:val="0"/>
      <w:snapToGrid w:val="0"/>
      <w:spacing w:before="100" w:after="100" w:line="240" w:lineRule="auto"/>
      <w:jc w:val="right"/>
    </w:pPr>
    <w:rPr>
      <w:rFonts w:ascii="Times New Roman" w:eastAsia="Times New Roman" w:hAnsi="Times New Roman" w:cs="Times New Roman"/>
      <w:kern w:val="0"/>
      <w:sz w:val="20"/>
      <w:szCs w:val="15"/>
      <w:lang w:val="en-US" w:eastAsia="zh-CN"/>
      <w14:ligatures w14:val="none"/>
    </w:rPr>
  </w:style>
  <w:style w:type="paragraph" w:customStyle="1" w:styleId="HRPUB-Figure">
    <w:name w:val="HRPUB-Figure"/>
    <w:qFormat/>
    <w:rsid w:val="00F25C5E"/>
    <w:pPr>
      <w:widowControl w:val="0"/>
      <w:adjustRightInd w:val="0"/>
      <w:snapToGrid w:val="0"/>
      <w:spacing w:before="156" w:after="156" w:line="276" w:lineRule="auto"/>
      <w:jc w:val="center"/>
    </w:pPr>
    <w:rPr>
      <w:rFonts w:ascii="Times New Roman" w:eastAsia="Times New Roman" w:hAnsi="Times New Roman" w:cs="Times New Roman"/>
      <w:kern w:val="0"/>
      <w:sz w:val="15"/>
      <w:szCs w:val="15"/>
      <w:lang w:val="en-US" w:eastAsia="zh-CN"/>
      <w14:ligatures w14:val="none"/>
    </w:rPr>
  </w:style>
  <w:style w:type="paragraph" w:customStyle="1" w:styleId="HRPUB-FigureCaption">
    <w:name w:val="HRPUB-Figure Caption"/>
    <w:rsid w:val="00F25C5E"/>
    <w:pPr>
      <w:widowControl w:val="0"/>
      <w:adjustRightInd w:val="0"/>
      <w:snapToGrid w:val="0"/>
      <w:spacing w:after="156" w:line="200" w:lineRule="exact"/>
      <w:jc w:val="center"/>
    </w:pPr>
    <w:rPr>
      <w:rFonts w:ascii="Times New Roman" w:eastAsia="Times New Roman" w:hAnsi="Times New Roman" w:cs="Times New Roman"/>
      <w:kern w:val="0"/>
      <w:sz w:val="16"/>
      <w:lang w:val="en-US" w:eastAsia="zh-CN"/>
      <w14:ligatures w14:val="none"/>
    </w:rPr>
  </w:style>
  <w:style w:type="paragraph" w:customStyle="1" w:styleId="HRPUB-Keywords">
    <w:name w:val="HRPUB-Keywords"/>
    <w:basedOn w:val="Normal"/>
    <w:next w:val="Normal"/>
    <w:link w:val="HRPUB-KeywordsChar"/>
    <w:rsid w:val="00F25C5E"/>
    <w:pPr>
      <w:widowControl w:val="0"/>
      <w:adjustRightInd w:val="0"/>
      <w:snapToGrid w:val="0"/>
      <w:spacing w:before="156" w:after="156" w:line="240" w:lineRule="exact"/>
      <w:jc w:val="both"/>
    </w:pPr>
    <w:rPr>
      <w:rFonts w:ascii="Times New Roman" w:eastAsia="Times New Roman" w:hAnsi="Times New Roman" w:cs="Times New Roman"/>
      <w:kern w:val="0"/>
      <w:sz w:val="20"/>
      <w:lang w:val="en-US" w:eastAsia="en-GB"/>
      <w14:ligatures w14:val="none"/>
    </w:rPr>
  </w:style>
  <w:style w:type="character" w:customStyle="1" w:styleId="HRPUB-KeywordsChar">
    <w:name w:val="HRPUB-Keywords Char"/>
    <w:link w:val="HRPUB-Keywords"/>
    <w:rsid w:val="00F25C5E"/>
    <w:rPr>
      <w:rFonts w:ascii="Times New Roman" w:eastAsia="Times New Roman" w:hAnsi="Times New Roman" w:cs="Times New Roman"/>
      <w:kern w:val="0"/>
      <w:sz w:val="20"/>
      <w:lang w:val="en-US" w:eastAsia="en-GB"/>
      <w14:ligatures w14:val="none"/>
    </w:rPr>
  </w:style>
  <w:style w:type="paragraph" w:customStyle="1" w:styleId="HRPUB-PaperTitle">
    <w:name w:val="HRPUB-Paper Title"/>
    <w:rsid w:val="00F25C5E"/>
    <w:pPr>
      <w:widowControl w:val="0"/>
      <w:spacing w:before="440" w:after="440" w:line="540" w:lineRule="exact"/>
      <w:jc w:val="center"/>
    </w:pPr>
    <w:rPr>
      <w:rFonts w:ascii="Times New Roman" w:eastAsia="Times New Roman" w:hAnsi="Times New Roman" w:cs="Times New Roman"/>
      <w:b/>
      <w:noProof/>
      <w:kern w:val="0"/>
      <w:sz w:val="40"/>
      <w:szCs w:val="48"/>
      <w:lang w:val="en-US"/>
      <w14:ligatures w14:val="none"/>
    </w:rPr>
  </w:style>
  <w:style w:type="paragraph" w:customStyle="1" w:styleId="HRPUB-Paragraph">
    <w:name w:val="HRPUB-Paragraph"/>
    <w:link w:val="HRPUB-ParagraphChar"/>
    <w:rsid w:val="00F25C5E"/>
    <w:pPr>
      <w:widowControl w:val="0"/>
      <w:adjustRightInd w:val="0"/>
      <w:snapToGrid w:val="0"/>
      <w:spacing w:after="0" w:line="240" w:lineRule="exact"/>
      <w:ind w:firstLineChars="100" w:firstLine="100"/>
      <w:jc w:val="both"/>
    </w:pPr>
    <w:rPr>
      <w:rFonts w:ascii="Times New Roman" w:eastAsia="Times New Roman" w:hAnsi="Times New Roman" w:cs="Times New Roman"/>
      <w:kern w:val="0"/>
      <w:sz w:val="20"/>
      <w:lang w:val="en-US" w:eastAsia="zh-CN"/>
      <w14:ligatures w14:val="none"/>
    </w:rPr>
  </w:style>
  <w:style w:type="character" w:customStyle="1" w:styleId="HRPUB-ParagraphChar">
    <w:name w:val="HRPUB-Paragraph Char"/>
    <w:link w:val="HRPUB-Paragraph"/>
    <w:rsid w:val="00F25C5E"/>
    <w:rPr>
      <w:rFonts w:ascii="Times New Roman" w:eastAsia="Times New Roman" w:hAnsi="Times New Roman" w:cs="Times New Roman"/>
      <w:kern w:val="0"/>
      <w:sz w:val="20"/>
      <w:lang w:val="en-US" w:eastAsia="zh-CN"/>
      <w14:ligatures w14:val="none"/>
    </w:rPr>
  </w:style>
  <w:style w:type="paragraph" w:customStyle="1" w:styleId="HRPUB-ReferenceListing">
    <w:name w:val="HRPUB-Reference Listing"/>
    <w:rsid w:val="00F25C5E"/>
    <w:pPr>
      <w:widowControl w:val="0"/>
      <w:numPr>
        <w:numId w:val="1"/>
      </w:numPr>
      <w:adjustRightInd w:val="0"/>
      <w:snapToGrid w:val="0"/>
      <w:spacing w:after="156" w:line="200" w:lineRule="exact"/>
      <w:jc w:val="both"/>
    </w:pPr>
    <w:rPr>
      <w:rFonts w:ascii="Times New Roman" w:eastAsia="Times New Roman" w:hAnsi="Times New Roman" w:cs="Times New Roman"/>
      <w:color w:val="404040"/>
      <w:kern w:val="0"/>
      <w:sz w:val="18"/>
      <w:lang w:val="en-US" w:eastAsia="zh-CN"/>
      <w14:ligatures w14:val="none"/>
    </w:rPr>
  </w:style>
  <w:style w:type="paragraph" w:customStyle="1" w:styleId="HRPUB-TableHeading">
    <w:name w:val="HRPUB-Table Heading"/>
    <w:next w:val="HRPUB-Paragraph"/>
    <w:qFormat/>
    <w:rsid w:val="00F25C5E"/>
    <w:pPr>
      <w:widowControl w:val="0"/>
      <w:spacing w:before="200" w:after="100" w:line="160" w:lineRule="exact"/>
      <w:jc w:val="center"/>
    </w:pPr>
    <w:rPr>
      <w:rFonts w:ascii="Times New Roman" w:eastAsia="Times New Roman" w:hAnsi="Times New Roman" w:cs="Times New Roman"/>
      <w:sz w:val="16"/>
      <w:szCs w:val="21"/>
      <w:lang w:val="en-US" w:eastAsia="zh-CN"/>
      <w14:ligatures w14:val="none"/>
    </w:rPr>
  </w:style>
  <w:style w:type="paragraph" w:customStyle="1" w:styleId="HRPUB-TableNotes">
    <w:name w:val="HRPUB-Table Notes"/>
    <w:qFormat/>
    <w:rsid w:val="00F25C5E"/>
    <w:pPr>
      <w:widowControl w:val="0"/>
      <w:adjustRightInd w:val="0"/>
      <w:snapToGrid w:val="0"/>
      <w:spacing w:before="100" w:after="0" w:line="160" w:lineRule="exact"/>
    </w:pPr>
    <w:rPr>
      <w:rFonts w:ascii="Times New Roman" w:eastAsia="Times New Roman" w:hAnsi="Times New Roman" w:cs="Times New Roman"/>
      <w:kern w:val="0"/>
      <w:sz w:val="15"/>
      <w:szCs w:val="15"/>
      <w:lang w:val="en-US" w:eastAsia="zh-CN"/>
      <w14:ligatures w14:val="none"/>
    </w:rPr>
  </w:style>
  <w:style w:type="paragraph" w:customStyle="1" w:styleId="HRPUB-TableText">
    <w:name w:val="HRPUB-Table Text"/>
    <w:qFormat/>
    <w:rsid w:val="00F25C5E"/>
    <w:pPr>
      <w:widowControl w:val="0"/>
      <w:spacing w:after="0" w:line="200" w:lineRule="exact"/>
      <w:jc w:val="center"/>
    </w:pPr>
    <w:rPr>
      <w:rFonts w:ascii="Times New Roman" w:eastAsia="Times New Roman" w:hAnsi="Times New Roman" w:cs="Times New Roman"/>
      <w:bCs/>
      <w:kern w:val="0"/>
      <w:sz w:val="16"/>
      <w:szCs w:val="16"/>
      <w:lang w:val="en-US" w:eastAsia="zh-CN"/>
      <w14:ligatures w14:val="none"/>
    </w:rPr>
  </w:style>
  <w:style w:type="character" w:customStyle="1" w:styleId="Heading1Char">
    <w:name w:val="Heading 1 Char"/>
    <w:basedOn w:val="DefaultParagraphFont"/>
    <w:link w:val="Heading1"/>
    <w:uiPriority w:val="9"/>
    <w:rsid w:val="00F23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D2"/>
    <w:rPr>
      <w:rFonts w:eastAsiaTheme="majorEastAsia" w:cstheme="majorBidi"/>
      <w:color w:val="272727" w:themeColor="text1" w:themeTint="D8"/>
    </w:rPr>
  </w:style>
  <w:style w:type="paragraph" w:styleId="Title">
    <w:name w:val="Title"/>
    <w:basedOn w:val="Normal"/>
    <w:next w:val="Normal"/>
    <w:link w:val="TitleChar"/>
    <w:uiPriority w:val="10"/>
    <w:qFormat/>
    <w:rsid w:val="00F23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D2"/>
    <w:pPr>
      <w:spacing w:before="160"/>
      <w:jc w:val="center"/>
    </w:pPr>
    <w:rPr>
      <w:i/>
      <w:iCs/>
      <w:color w:val="404040" w:themeColor="text1" w:themeTint="BF"/>
    </w:rPr>
  </w:style>
  <w:style w:type="character" w:customStyle="1" w:styleId="QuoteChar">
    <w:name w:val="Quote Char"/>
    <w:basedOn w:val="DefaultParagraphFont"/>
    <w:link w:val="Quote"/>
    <w:uiPriority w:val="29"/>
    <w:rsid w:val="00F234D2"/>
    <w:rPr>
      <w:i/>
      <w:iCs/>
      <w:color w:val="404040" w:themeColor="text1" w:themeTint="BF"/>
    </w:rPr>
  </w:style>
  <w:style w:type="paragraph" w:styleId="ListParagraph">
    <w:name w:val="List Paragraph"/>
    <w:basedOn w:val="Normal"/>
    <w:uiPriority w:val="34"/>
    <w:qFormat/>
    <w:rsid w:val="00F234D2"/>
    <w:pPr>
      <w:ind w:left="720"/>
      <w:contextualSpacing/>
    </w:pPr>
  </w:style>
  <w:style w:type="character" w:styleId="IntenseEmphasis">
    <w:name w:val="Intense Emphasis"/>
    <w:basedOn w:val="DefaultParagraphFont"/>
    <w:uiPriority w:val="21"/>
    <w:qFormat/>
    <w:rsid w:val="00F234D2"/>
    <w:rPr>
      <w:i/>
      <w:iCs/>
      <w:color w:val="0F4761" w:themeColor="accent1" w:themeShade="BF"/>
    </w:rPr>
  </w:style>
  <w:style w:type="paragraph" w:styleId="IntenseQuote">
    <w:name w:val="Intense Quote"/>
    <w:basedOn w:val="Normal"/>
    <w:next w:val="Normal"/>
    <w:link w:val="IntenseQuoteChar"/>
    <w:uiPriority w:val="30"/>
    <w:qFormat/>
    <w:rsid w:val="00F2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4D2"/>
    <w:rPr>
      <w:i/>
      <w:iCs/>
      <w:color w:val="0F4761" w:themeColor="accent1" w:themeShade="BF"/>
    </w:rPr>
  </w:style>
  <w:style w:type="character" w:styleId="IntenseReference">
    <w:name w:val="Intense Reference"/>
    <w:basedOn w:val="DefaultParagraphFont"/>
    <w:uiPriority w:val="32"/>
    <w:qFormat/>
    <w:rsid w:val="00F234D2"/>
    <w:rPr>
      <w:b/>
      <w:bCs/>
      <w:smallCaps/>
      <w:color w:val="0F4761" w:themeColor="accent1" w:themeShade="BF"/>
      <w:spacing w:val="5"/>
    </w:rPr>
  </w:style>
  <w:style w:type="character" w:styleId="CommentReference">
    <w:name w:val="annotation reference"/>
    <w:basedOn w:val="DefaultParagraphFont"/>
    <w:uiPriority w:val="99"/>
    <w:semiHidden/>
    <w:unhideWhenUsed/>
    <w:rsid w:val="009C3C9D"/>
    <w:rPr>
      <w:sz w:val="16"/>
      <w:szCs w:val="16"/>
    </w:rPr>
  </w:style>
  <w:style w:type="paragraph" w:styleId="CommentText">
    <w:name w:val="annotation text"/>
    <w:basedOn w:val="Normal"/>
    <w:link w:val="CommentTextChar"/>
    <w:uiPriority w:val="99"/>
    <w:semiHidden/>
    <w:unhideWhenUsed/>
    <w:rsid w:val="009C3C9D"/>
    <w:pPr>
      <w:spacing w:line="240" w:lineRule="auto"/>
    </w:pPr>
    <w:rPr>
      <w:sz w:val="20"/>
      <w:szCs w:val="20"/>
    </w:rPr>
  </w:style>
  <w:style w:type="character" w:customStyle="1" w:styleId="CommentTextChar">
    <w:name w:val="Comment Text Char"/>
    <w:basedOn w:val="DefaultParagraphFont"/>
    <w:link w:val="CommentText"/>
    <w:uiPriority w:val="99"/>
    <w:semiHidden/>
    <w:rsid w:val="009C3C9D"/>
    <w:rPr>
      <w:sz w:val="20"/>
      <w:szCs w:val="20"/>
    </w:rPr>
  </w:style>
  <w:style w:type="paragraph" w:styleId="CommentSubject">
    <w:name w:val="annotation subject"/>
    <w:basedOn w:val="CommentText"/>
    <w:next w:val="CommentText"/>
    <w:link w:val="CommentSubjectChar"/>
    <w:uiPriority w:val="99"/>
    <w:semiHidden/>
    <w:unhideWhenUsed/>
    <w:rsid w:val="009C3C9D"/>
    <w:rPr>
      <w:b/>
      <w:bCs/>
    </w:rPr>
  </w:style>
  <w:style w:type="character" w:customStyle="1" w:styleId="CommentSubjectChar">
    <w:name w:val="Comment Subject Char"/>
    <w:basedOn w:val="CommentTextChar"/>
    <w:link w:val="CommentSubject"/>
    <w:uiPriority w:val="99"/>
    <w:semiHidden/>
    <w:rsid w:val="009C3C9D"/>
    <w:rPr>
      <w:b/>
      <w:bCs/>
      <w:sz w:val="20"/>
      <w:szCs w:val="20"/>
    </w:rPr>
  </w:style>
  <w:style w:type="paragraph" w:styleId="Revision">
    <w:name w:val="Revision"/>
    <w:hidden/>
    <w:uiPriority w:val="99"/>
    <w:semiHidden/>
    <w:rsid w:val="009C3C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AMIR SYAHMI BIN JAMSARI MOHAMAD</dc:creator>
  <cp:keywords/>
  <dc:description/>
  <cp:lastModifiedBy>Amani Zakaria</cp:lastModifiedBy>
  <cp:revision>2</cp:revision>
  <dcterms:created xsi:type="dcterms:W3CDTF">2026-08-16T05:19:00Z</dcterms:created>
  <dcterms:modified xsi:type="dcterms:W3CDTF">2026-08-16T05:19:00Z</dcterms:modified>
</cp:coreProperties>
</file>